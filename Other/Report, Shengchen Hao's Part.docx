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90A8B7" w14:textId="661D221B" w:rsidR="00076BB6" w:rsidRPr="007459C8" w:rsidDel="003859A9" w:rsidRDefault="00076BB6" w:rsidP="007459C8">
      <w:pPr>
        <w:spacing w:line="360" w:lineRule="auto"/>
        <w:rPr>
          <w:del w:id="0" w:author="Microsoft Office 用户" w:date="2018-04-14T16:34:00Z"/>
          <w:rFonts w:ascii="Times New Roman" w:hAnsi="Times New Roman" w:cs="Times New Roman"/>
          <w:b/>
          <w:sz w:val="24"/>
          <w:szCs w:val="24"/>
        </w:rPr>
      </w:pPr>
      <w:del w:id="1" w:author="Microsoft Office 用户" w:date="2018-04-14T16:34:00Z">
        <w:r w:rsidRPr="007459C8" w:rsidDel="003859A9">
          <w:rPr>
            <w:rFonts w:ascii="Times New Roman" w:hAnsi="Times New Roman" w:cs="Times New Roman"/>
            <w:b/>
            <w:sz w:val="24"/>
            <w:szCs w:val="24"/>
          </w:rPr>
          <w:delText xml:space="preserve">Random Forest </w:delText>
        </w:r>
      </w:del>
    </w:p>
    <w:p w14:paraId="63A5604D" w14:textId="0DF3E9F0" w:rsidR="00076BB6" w:rsidRPr="007459C8" w:rsidDel="003859A9" w:rsidRDefault="00076BB6" w:rsidP="007459C8">
      <w:pPr>
        <w:spacing w:line="360" w:lineRule="auto"/>
        <w:jc w:val="both"/>
        <w:rPr>
          <w:del w:id="2" w:author="Microsoft Office 用户" w:date="2018-04-14T16:34:00Z"/>
          <w:rFonts w:ascii="Times New Roman" w:hAnsi="Times New Roman" w:cs="Times New Roman"/>
        </w:rPr>
      </w:pPr>
      <w:del w:id="3" w:author="Microsoft Office 用户" w:date="2018-04-14T16:34:00Z">
        <w:r w:rsidRPr="007459C8" w:rsidDel="003859A9">
          <w:rPr>
            <w:rFonts w:ascii="Times New Roman" w:hAnsi="Times New Roman" w:cs="Times New Roman"/>
          </w:rPr>
          <w:delText xml:space="preserve">Random Forest is an algorithm </w:delText>
        </w:r>
        <w:r w:rsidR="008B1CBA" w:rsidRPr="007459C8" w:rsidDel="003859A9">
          <w:rPr>
            <w:rFonts w:ascii="Times New Roman" w:hAnsi="Times New Roman" w:cs="Times New Roman"/>
          </w:rPr>
          <w:delText xml:space="preserve">developed from decision tree. Trees that are grown very deep tend to learn highly irregular patterns: they overfit their training sets. Random forests are a way of averaging multiple deep decision trees, trained on different parts of the same training set, with the goal of reducing the variance. This comes at the expense of a small increase in the bias and some loss of interpretability, but generally greatly boosts the performance in the final model. </w:delText>
        </w:r>
      </w:del>
    </w:p>
    <w:p w14:paraId="5A6C526C" w14:textId="0BB87885" w:rsidR="008B1CBA" w:rsidRPr="007459C8" w:rsidDel="003859A9" w:rsidRDefault="008B1CBA" w:rsidP="007459C8">
      <w:pPr>
        <w:spacing w:line="360" w:lineRule="auto"/>
        <w:jc w:val="both"/>
        <w:rPr>
          <w:del w:id="4" w:author="Microsoft Office 用户" w:date="2018-04-14T16:34:00Z"/>
          <w:rFonts w:ascii="Times New Roman" w:hAnsi="Times New Roman" w:cs="Times New Roman"/>
        </w:rPr>
      </w:pPr>
      <w:del w:id="5" w:author="Microsoft Office 用户" w:date="2018-04-14T16:34:00Z">
        <w:r w:rsidRPr="007459C8" w:rsidDel="003859A9">
          <w:rPr>
            <w:rFonts w:ascii="Times New Roman" w:hAnsi="Times New Roman" w:cs="Times New Roman"/>
          </w:rPr>
          <w:delText xml:space="preserve">The major advantage of random forest is that it is </w:delText>
        </w:r>
        <w:r w:rsidR="00451EC2" w:rsidRPr="007459C8" w:rsidDel="003859A9">
          <w:rPr>
            <w:rFonts w:ascii="Times New Roman" w:hAnsi="Times New Roman" w:cs="Times New Roman"/>
          </w:rPr>
          <w:delText>robus</w:delText>
        </w:r>
        <w:r w:rsidR="003964A1" w:rsidDel="003859A9">
          <w:rPr>
            <w:rFonts w:ascii="Times New Roman" w:hAnsi="Times New Roman" w:cs="Times New Roman"/>
          </w:rPr>
          <w:delText>t against the col</w:delText>
        </w:r>
        <w:r w:rsidR="00451EC2" w:rsidRPr="007459C8" w:rsidDel="003859A9">
          <w:rPr>
            <w:rFonts w:ascii="Times New Roman" w:hAnsi="Times New Roman" w:cs="Times New Roman"/>
          </w:rPr>
          <w:delText xml:space="preserve">inearity, and we can rank the importance of variable based on out-of-bag error (Breiman L (2001). "Random Forests"). As it is easy to carry out and require no data assumption, we decided to first run it to get a better idea about which variable is more vital in weather forecast.  </w:delText>
        </w:r>
      </w:del>
    </w:p>
    <w:p w14:paraId="08A2DB05" w14:textId="3D4830AA" w:rsidR="00451EC2" w:rsidRPr="007459C8" w:rsidDel="003859A9" w:rsidRDefault="008E71DA" w:rsidP="008E71DA">
      <w:pPr>
        <w:spacing w:line="360" w:lineRule="auto"/>
        <w:jc w:val="center"/>
        <w:rPr>
          <w:del w:id="6" w:author="Microsoft Office 用户" w:date="2018-04-14T16:34:00Z"/>
          <w:rFonts w:ascii="Times New Roman" w:hAnsi="Times New Roman" w:cs="Times New Roman"/>
        </w:rPr>
      </w:pPr>
      <w:del w:id="7" w:author="Microsoft Office 用户" w:date="2018-04-14T16:34:00Z">
        <w:r w:rsidDel="003859A9">
          <w:rPr>
            <w:rFonts w:ascii="Helvetica" w:hAnsi="Helvetica" w:cs="Helvetica"/>
            <w:noProof/>
            <w:sz w:val="24"/>
            <w:szCs w:val="24"/>
            <w:lang w:eastAsia="zh-CN"/>
            <w:rPrChange w:id="8" w:author="Unknown">
              <w:rPr>
                <w:noProof/>
                <w:lang w:eastAsia="zh-CN"/>
              </w:rPr>
            </w:rPrChange>
          </w:rPr>
          <w:drawing>
            <wp:inline distT="0" distB="0" distL="0" distR="0" wp14:anchorId="2A5E71C0" wp14:editId="0E2188BC">
              <wp:extent cx="5943600" cy="3673064"/>
              <wp:effectExtent l="0" t="0" r="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673064"/>
                      </a:xfrm>
                      <a:prstGeom prst="rect">
                        <a:avLst/>
                      </a:prstGeom>
                      <a:noFill/>
                      <a:ln>
                        <a:noFill/>
                      </a:ln>
                    </pic:spPr>
                  </pic:pic>
                </a:graphicData>
              </a:graphic>
            </wp:inline>
          </w:drawing>
        </w:r>
      </w:del>
    </w:p>
    <w:p w14:paraId="6AB903DD" w14:textId="19AFAE54" w:rsidR="00451EC2" w:rsidRPr="007459C8" w:rsidDel="003859A9" w:rsidRDefault="00451EC2" w:rsidP="007459C8">
      <w:pPr>
        <w:spacing w:line="360" w:lineRule="auto"/>
        <w:jc w:val="center"/>
        <w:rPr>
          <w:del w:id="9" w:author="Microsoft Office 用户" w:date="2018-04-14T16:34:00Z"/>
          <w:rFonts w:ascii="Times New Roman" w:hAnsi="Times New Roman" w:cs="Times New Roman"/>
        </w:rPr>
      </w:pPr>
      <w:del w:id="10" w:author="Microsoft Office 用户" w:date="2018-04-14T16:34:00Z">
        <w:r w:rsidRPr="007459C8" w:rsidDel="003859A9">
          <w:rPr>
            <w:rFonts w:ascii="Times New Roman" w:hAnsi="Times New Roman" w:cs="Times New Roman"/>
          </w:rPr>
          <w:delText xml:space="preserve">Figure 1: Importance of Attributes </w:delText>
        </w:r>
        <w:r w:rsidR="00C575BB" w:rsidRPr="007459C8" w:rsidDel="003859A9">
          <w:rPr>
            <w:rFonts w:ascii="Times New Roman" w:hAnsi="Times New Roman" w:cs="Times New Roman"/>
          </w:rPr>
          <w:delText xml:space="preserve"> </w:delText>
        </w:r>
      </w:del>
    </w:p>
    <w:p w14:paraId="56D62633" w14:textId="5CB2FDC1" w:rsidR="00C575BB" w:rsidRPr="007459C8" w:rsidDel="003859A9" w:rsidRDefault="00C575BB" w:rsidP="007459C8">
      <w:pPr>
        <w:spacing w:line="360" w:lineRule="auto"/>
        <w:jc w:val="both"/>
        <w:rPr>
          <w:del w:id="11" w:author="Microsoft Office 用户" w:date="2018-04-14T16:34:00Z"/>
          <w:rFonts w:ascii="Times New Roman" w:hAnsi="Times New Roman" w:cs="Times New Roman"/>
        </w:rPr>
      </w:pPr>
      <w:del w:id="12" w:author="Microsoft Office 用户" w:date="2018-04-14T16:34:00Z">
        <w:r w:rsidRPr="007459C8" w:rsidDel="003859A9">
          <w:rPr>
            <w:rFonts w:ascii="Times New Roman" w:hAnsi="Times New Roman" w:cs="Times New Roman"/>
          </w:rPr>
          <w:delText>As shown in figure 1, the PRCP is the most important variable. This is intuitively correct as i</w:delText>
        </w:r>
        <w:r w:rsidR="00285919" w:rsidRPr="007459C8" w:rsidDel="003859A9">
          <w:rPr>
            <w:rFonts w:ascii="Times New Roman" w:hAnsi="Times New Roman" w:cs="Times New Roman"/>
          </w:rPr>
          <w:delText>t is the most relative variable. Also we can see our feature engineering plays an important role. The TDIF (temperature difference) and other variables about wind are ranking from 2</w:delText>
        </w:r>
        <w:r w:rsidR="00285919" w:rsidRPr="007459C8" w:rsidDel="003859A9">
          <w:rPr>
            <w:rFonts w:ascii="Times New Roman" w:hAnsi="Times New Roman" w:cs="Times New Roman"/>
            <w:vertAlign w:val="superscript"/>
          </w:rPr>
          <w:delText>nd</w:delText>
        </w:r>
        <w:r w:rsidR="00285919" w:rsidRPr="007459C8" w:rsidDel="003859A9">
          <w:rPr>
            <w:rFonts w:ascii="Times New Roman" w:hAnsi="Times New Roman" w:cs="Times New Roman"/>
          </w:rPr>
          <w:delText xml:space="preserve"> to 6</w:delText>
        </w:r>
        <w:r w:rsidR="00285919" w:rsidRPr="007459C8" w:rsidDel="003859A9">
          <w:rPr>
            <w:rFonts w:ascii="Times New Roman" w:hAnsi="Times New Roman" w:cs="Times New Roman"/>
            <w:vertAlign w:val="superscript"/>
          </w:rPr>
          <w:delText>th</w:delText>
        </w:r>
        <w:r w:rsidR="00285919" w:rsidRPr="007459C8" w:rsidDel="003859A9">
          <w:rPr>
            <w:rFonts w:ascii="Times New Roman" w:hAnsi="Times New Roman" w:cs="Times New Roman"/>
          </w:rPr>
          <w:delText>. This give us a sense of what variable should be used in the KNN, since KNN prefers a lower dimension input data.</w:delText>
        </w:r>
      </w:del>
    </w:p>
    <w:p w14:paraId="70846876" w14:textId="15A4AD53" w:rsidR="00451EC2" w:rsidRPr="007459C8" w:rsidDel="003859A9" w:rsidRDefault="009F3DC4" w:rsidP="007459C8">
      <w:pPr>
        <w:spacing w:line="360" w:lineRule="auto"/>
        <w:jc w:val="center"/>
        <w:rPr>
          <w:del w:id="13" w:author="Microsoft Office 用户" w:date="2018-04-14T16:34:00Z"/>
          <w:rFonts w:ascii="Times New Roman" w:hAnsi="Times New Roman" w:cs="Times New Roman"/>
        </w:rPr>
      </w:pPr>
      <w:del w:id="14" w:author="Microsoft Office 用户" w:date="2018-04-14T16:34:00Z">
        <w:r w:rsidDel="003859A9">
          <w:rPr>
            <w:rFonts w:ascii="Helvetica" w:hAnsi="Helvetica" w:cs="Helvetica"/>
            <w:noProof/>
            <w:sz w:val="24"/>
            <w:szCs w:val="24"/>
            <w:lang w:eastAsia="zh-CN"/>
            <w:rPrChange w:id="15" w:author="Unknown">
              <w:rPr>
                <w:noProof/>
                <w:lang w:eastAsia="zh-CN"/>
              </w:rPr>
            </w:rPrChange>
          </w:rPr>
          <w:drawing>
            <wp:inline distT="0" distB="0" distL="0" distR="0" wp14:anchorId="14B8E929" wp14:editId="611AF85C">
              <wp:extent cx="5943600" cy="3673064"/>
              <wp:effectExtent l="0" t="0" r="0" b="1016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73064"/>
                      </a:xfrm>
                      <a:prstGeom prst="rect">
                        <a:avLst/>
                      </a:prstGeom>
                      <a:noFill/>
                      <a:ln>
                        <a:noFill/>
                      </a:ln>
                    </pic:spPr>
                  </pic:pic>
                </a:graphicData>
              </a:graphic>
            </wp:inline>
          </w:drawing>
        </w:r>
        <w:r w:rsidR="002F3C3A" w:rsidRPr="007459C8" w:rsidDel="003859A9">
          <w:rPr>
            <w:rFonts w:ascii="Times New Roman" w:hAnsi="Times New Roman" w:cs="Times New Roman"/>
          </w:rPr>
          <w:delText xml:space="preserve"> </w:delText>
        </w:r>
      </w:del>
    </w:p>
    <w:p w14:paraId="22A87353" w14:textId="06018438" w:rsidR="002F3C3A" w:rsidRPr="007459C8" w:rsidDel="003859A9" w:rsidRDefault="002F3C3A" w:rsidP="007459C8">
      <w:pPr>
        <w:spacing w:line="360" w:lineRule="auto"/>
        <w:jc w:val="center"/>
        <w:rPr>
          <w:del w:id="16" w:author="Microsoft Office 用户" w:date="2018-04-14T16:34:00Z"/>
          <w:rFonts w:ascii="Times New Roman" w:hAnsi="Times New Roman" w:cs="Times New Roman"/>
        </w:rPr>
      </w:pPr>
      <w:del w:id="17" w:author="Microsoft Office 用户" w:date="2018-04-14T16:34:00Z">
        <w:r w:rsidRPr="007459C8" w:rsidDel="003859A9">
          <w:rPr>
            <w:rFonts w:ascii="Times New Roman" w:hAnsi="Times New Roman" w:cs="Times New Roman"/>
          </w:rPr>
          <w:delText xml:space="preserve">Figure 2: Error Rate of Random Forest on Train Data </w:delText>
        </w:r>
      </w:del>
    </w:p>
    <w:p w14:paraId="335D05C1" w14:textId="6B9E3F2F" w:rsidR="002F3C3A" w:rsidRPr="007459C8" w:rsidDel="003859A9" w:rsidRDefault="002F3C3A">
      <w:pPr>
        <w:spacing w:line="360" w:lineRule="auto"/>
        <w:jc w:val="both"/>
        <w:rPr>
          <w:del w:id="18" w:author="Microsoft Office 用户" w:date="2018-04-14T16:34:00Z"/>
          <w:rFonts w:ascii="Times New Roman" w:hAnsi="Times New Roman" w:cs="Times New Roman"/>
        </w:rPr>
        <w:pPrChange w:id="19" w:author="Microsoft Office 用户" w:date="2018-04-12T19:33:00Z">
          <w:pPr>
            <w:spacing w:line="360" w:lineRule="auto"/>
          </w:pPr>
        </w:pPrChange>
      </w:pPr>
      <w:del w:id="20" w:author="Microsoft Office 用户" w:date="2018-04-12T19:33:00Z">
        <w:r w:rsidRPr="007459C8" w:rsidDel="007C6CFA">
          <w:rPr>
            <w:rFonts w:ascii="Times New Roman" w:hAnsi="Times New Roman" w:cs="Times New Roman"/>
          </w:rPr>
          <w:delText xml:space="preserve"> </w:delText>
        </w:r>
      </w:del>
      <w:del w:id="21" w:author="Microsoft Office 用户" w:date="2018-04-14T16:34:00Z">
        <w:r w:rsidRPr="007459C8" w:rsidDel="003859A9">
          <w:rPr>
            <w:rFonts w:ascii="Times New Roman" w:hAnsi="Times New Roman" w:cs="Times New Roman"/>
          </w:rPr>
          <w:delText xml:space="preserve">In figure 2, the error rate become stable when tree number is larger than 100. As the red line is the error rate of predicting non-rain days and the green line is the rain days. The model has a better ability in predicting </w:delText>
        </w:r>
      </w:del>
      <w:del w:id="22" w:author="Microsoft Office 用户" w:date="2018-04-12T20:00:00Z">
        <w:r w:rsidRPr="007459C8" w:rsidDel="00821155">
          <w:rPr>
            <w:rFonts w:ascii="Times New Roman" w:hAnsi="Times New Roman" w:cs="Times New Roman"/>
          </w:rPr>
          <w:delText>no-</w:delText>
        </w:r>
      </w:del>
      <w:del w:id="23" w:author="Microsoft Office 用户" w:date="2018-04-14T16:34:00Z">
        <w:r w:rsidRPr="007459C8" w:rsidDel="003859A9">
          <w:rPr>
            <w:rFonts w:ascii="Times New Roman" w:hAnsi="Times New Roman" w:cs="Times New Roman"/>
          </w:rPr>
          <w:delText>rain days. This can be numerically confirmed from the confusion matrix in table 1.</w:delText>
        </w:r>
        <w:r w:rsidR="00937976" w:rsidRPr="007459C8" w:rsidDel="003859A9">
          <w:rPr>
            <w:rFonts w:ascii="Times New Roman" w:hAnsi="Times New Roman" w:cs="Times New Roman"/>
          </w:rPr>
          <w:delText xml:space="preserve"> Th</w:delText>
        </w:r>
        <w:r w:rsidR="000A5737" w:rsidDel="003859A9">
          <w:rPr>
            <w:rFonts w:ascii="Times New Roman" w:hAnsi="Times New Roman" w:cs="Times New Roman"/>
          </w:rPr>
          <w:delText>e type 1 error is higher</w:delText>
        </w:r>
        <w:r w:rsidR="00937976" w:rsidRPr="007459C8" w:rsidDel="003859A9">
          <w:rPr>
            <w:rFonts w:ascii="Times New Roman" w:hAnsi="Times New Roman" w:cs="Times New Roman"/>
          </w:rPr>
          <w:delText xml:space="preserve"> than type 2 error, which means model make more mistake in predicting </w:delText>
        </w:r>
        <w:r w:rsidR="000A5737" w:rsidDel="003859A9">
          <w:rPr>
            <w:rFonts w:ascii="Times New Roman" w:hAnsi="Times New Roman" w:cs="Times New Roman"/>
          </w:rPr>
          <w:delText>non-</w:delText>
        </w:r>
        <w:r w:rsidR="00937976" w:rsidRPr="007459C8" w:rsidDel="003859A9">
          <w:rPr>
            <w:rFonts w:ascii="Times New Roman" w:hAnsi="Times New Roman" w:cs="Times New Roman"/>
          </w:rPr>
          <w:delText>rain days.</w:delText>
        </w:r>
        <w:r w:rsidRPr="007459C8" w:rsidDel="003859A9">
          <w:rPr>
            <w:rFonts w:ascii="Times New Roman" w:hAnsi="Times New Roman" w:cs="Times New Roman"/>
          </w:rPr>
          <w:delText xml:space="preserve"> The overall training errors are shown in table 1. </w:delText>
        </w:r>
        <w:r w:rsidR="0031197B" w:rsidRPr="007459C8" w:rsidDel="003859A9">
          <w:rPr>
            <w:rFonts w:ascii="Times New Roman" w:hAnsi="Times New Roman" w:cs="Times New Roman"/>
          </w:rPr>
          <w:delText xml:space="preserve"> </w:delText>
        </w:r>
      </w:del>
    </w:p>
    <w:tbl>
      <w:tblPr>
        <w:tblW w:w="5980" w:type="dxa"/>
        <w:jc w:val="center"/>
        <w:tblLook w:val="04A0" w:firstRow="1" w:lastRow="0" w:firstColumn="1" w:lastColumn="0" w:noHBand="0" w:noVBand="1"/>
      </w:tblPr>
      <w:tblGrid>
        <w:gridCol w:w="1133"/>
        <w:gridCol w:w="1301"/>
        <w:gridCol w:w="1217"/>
        <w:gridCol w:w="1053"/>
        <w:gridCol w:w="1276"/>
      </w:tblGrid>
      <w:tr w:rsidR="0031197B" w:rsidRPr="007459C8" w:rsidDel="003859A9" w14:paraId="61B8042F" w14:textId="063C060E" w:rsidTr="00D177C1">
        <w:trPr>
          <w:trHeight w:val="300"/>
          <w:jc w:val="center"/>
          <w:del w:id="24" w:author="Microsoft Office 用户" w:date="2018-04-14T16:34:00Z"/>
        </w:trPr>
        <w:tc>
          <w:tcPr>
            <w:tcW w:w="1133" w:type="dxa"/>
            <w:tcBorders>
              <w:top w:val="nil"/>
              <w:left w:val="nil"/>
              <w:bottom w:val="single" w:sz="4" w:space="0" w:color="auto"/>
              <w:right w:val="nil"/>
            </w:tcBorders>
            <w:shd w:val="clear" w:color="auto" w:fill="auto"/>
            <w:noWrap/>
            <w:vAlign w:val="center"/>
            <w:hideMark/>
          </w:tcPr>
          <w:p w14:paraId="12B28559" w14:textId="3CDE4CE8" w:rsidR="0031197B" w:rsidRPr="007459C8" w:rsidDel="003859A9" w:rsidRDefault="0031197B" w:rsidP="007459C8">
            <w:pPr>
              <w:spacing w:after="0" w:line="360" w:lineRule="auto"/>
              <w:jc w:val="center"/>
              <w:rPr>
                <w:del w:id="25" w:author="Microsoft Office 用户" w:date="2018-04-14T16:34:00Z"/>
                <w:rFonts w:ascii="Times New Roman" w:eastAsia="Times New Roman" w:hAnsi="Times New Roman" w:cs="Times New Roman"/>
                <w:color w:val="000000"/>
              </w:rPr>
            </w:pPr>
            <w:del w:id="26" w:author="Microsoft Office 用户" w:date="2018-04-14T16:34:00Z">
              <w:r w:rsidRPr="007459C8" w:rsidDel="003859A9">
                <w:rPr>
                  <w:rFonts w:ascii="Times New Roman" w:eastAsia="Times New Roman" w:hAnsi="Times New Roman" w:cs="Times New Roman"/>
                  <w:color w:val="000000"/>
                </w:rPr>
                <w:delText> </w:delText>
              </w:r>
            </w:del>
          </w:p>
        </w:tc>
        <w:tc>
          <w:tcPr>
            <w:tcW w:w="1301" w:type="dxa"/>
            <w:tcBorders>
              <w:top w:val="nil"/>
              <w:left w:val="nil"/>
              <w:bottom w:val="single" w:sz="4" w:space="0" w:color="auto"/>
              <w:right w:val="nil"/>
            </w:tcBorders>
            <w:shd w:val="clear" w:color="auto" w:fill="auto"/>
            <w:noWrap/>
            <w:vAlign w:val="center"/>
            <w:hideMark/>
          </w:tcPr>
          <w:p w14:paraId="65B25EB4" w14:textId="28CDF091" w:rsidR="0031197B" w:rsidRPr="007459C8" w:rsidDel="003859A9" w:rsidRDefault="0031197B" w:rsidP="007459C8">
            <w:pPr>
              <w:spacing w:after="0" w:line="360" w:lineRule="auto"/>
              <w:jc w:val="center"/>
              <w:rPr>
                <w:del w:id="27" w:author="Microsoft Office 用户" w:date="2018-04-14T16:34:00Z"/>
                <w:rFonts w:ascii="Times New Roman" w:eastAsia="Times New Roman" w:hAnsi="Times New Roman" w:cs="Times New Roman"/>
                <w:color w:val="000000"/>
              </w:rPr>
            </w:pPr>
            <w:del w:id="28" w:author="Microsoft Office 用户" w:date="2018-04-14T16:34:00Z">
              <w:r w:rsidRPr="007459C8" w:rsidDel="003859A9">
                <w:rPr>
                  <w:rFonts w:ascii="Times New Roman" w:eastAsia="Times New Roman" w:hAnsi="Times New Roman" w:cs="Times New Roman"/>
                  <w:color w:val="000000"/>
                </w:rPr>
                <w:delText> </w:delText>
              </w:r>
            </w:del>
          </w:p>
        </w:tc>
        <w:tc>
          <w:tcPr>
            <w:tcW w:w="2270" w:type="dxa"/>
            <w:gridSpan w:val="2"/>
            <w:tcBorders>
              <w:top w:val="nil"/>
              <w:left w:val="nil"/>
              <w:bottom w:val="single" w:sz="4" w:space="0" w:color="auto"/>
              <w:right w:val="nil"/>
            </w:tcBorders>
            <w:shd w:val="clear" w:color="auto" w:fill="auto"/>
            <w:noWrap/>
            <w:vAlign w:val="center"/>
            <w:hideMark/>
          </w:tcPr>
          <w:p w14:paraId="06E80226" w14:textId="70BD984F" w:rsidR="0031197B" w:rsidRPr="007459C8" w:rsidDel="003859A9" w:rsidRDefault="00937976" w:rsidP="007459C8">
            <w:pPr>
              <w:spacing w:after="0" w:line="360" w:lineRule="auto"/>
              <w:jc w:val="center"/>
              <w:rPr>
                <w:del w:id="29" w:author="Microsoft Office 用户" w:date="2018-04-14T16:34:00Z"/>
                <w:rFonts w:ascii="Times New Roman" w:eastAsia="Times New Roman" w:hAnsi="Times New Roman" w:cs="Times New Roman"/>
                <w:color w:val="000000"/>
              </w:rPr>
            </w:pPr>
            <w:del w:id="30" w:author="Microsoft Office 用户" w:date="2018-04-14T16:34:00Z">
              <w:r w:rsidRPr="007459C8" w:rsidDel="003859A9">
                <w:rPr>
                  <w:rFonts w:ascii="Times New Roman" w:eastAsia="Times New Roman" w:hAnsi="Times New Roman" w:cs="Times New Roman"/>
                  <w:color w:val="000000"/>
                </w:rPr>
                <w:delText>True Condition</w:delText>
              </w:r>
            </w:del>
          </w:p>
        </w:tc>
        <w:tc>
          <w:tcPr>
            <w:tcW w:w="1276" w:type="dxa"/>
            <w:tcBorders>
              <w:top w:val="nil"/>
              <w:left w:val="nil"/>
              <w:bottom w:val="nil"/>
              <w:right w:val="nil"/>
            </w:tcBorders>
            <w:shd w:val="clear" w:color="auto" w:fill="auto"/>
            <w:noWrap/>
            <w:vAlign w:val="center"/>
            <w:hideMark/>
          </w:tcPr>
          <w:p w14:paraId="0DA72EB8" w14:textId="3488FC18" w:rsidR="0031197B" w:rsidRPr="007459C8" w:rsidDel="003859A9" w:rsidRDefault="0031197B" w:rsidP="007459C8">
            <w:pPr>
              <w:spacing w:after="0" w:line="360" w:lineRule="auto"/>
              <w:jc w:val="center"/>
              <w:rPr>
                <w:del w:id="31" w:author="Microsoft Office 用户" w:date="2018-04-14T16:34:00Z"/>
                <w:rFonts w:ascii="Times New Roman" w:eastAsia="Times New Roman" w:hAnsi="Times New Roman" w:cs="Times New Roman"/>
                <w:color w:val="000000"/>
              </w:rPr>
            </w:pPr>
          </w:p>
        </w:tc>
      </w:tr>
      <w:tr w:rsidR="0031197B" w:rsidRPr="007459C8" w:rsidDel="003859A9" w14:paraId="12C926C5" w14:textId="6AE9948E" w:rsidTr="00D177C1">
        <w:trPr>
          <w:trHeight w:val="300"/>
          <w:jc w:val="center"/>
          <w:del w:id="32" w:author="Microsoft Office 用户" w:date="2018-04-14T16:34:00Z"/>
        </w:trPr>
        <w:tc>
          <w:tcPr>
            <w:tcW w:w="1133" w:type="dxa"/>
            <w:tcBorders>
              <w:top w:val="nil"/>
              <w:left w:val="nil"/>
              <w:bottom w:val="single" w:sz="4" w:space="0" w:color="auto"/>
              <w:right w:val="nil"/>
            </w:tcBorders>
            <w:shd w:val="clear" w:color="auto" w:fill="auto"/>
            <w:noWrap/>
            <w:vAlign w:val="center"/>
            <w:hideMark/>
          </w:tcPr>
          <w:p w14:paraId="6B8579E1" w14:textId="51115B37" w:rsidR="0031197B" w:rsidRPr="007459C8" w:rsidDel="003859A9" w:rsidRDefault="0031197B" w:rsidP="007459C8">
            <w:pPr>
              <w:spacing w:after="0" w:line="360" w:lineRule="auto"/>
              <w:jc w:val="center"/>
              <w:rPr>
                <w:del w:id="33" w:author="Microsoft Office 用户" w:date="2018-04-14T16:34:00Z"/>
                <w:rFonts w:ascii="Times New Roman" w:eastAsia="Times New Roman" w:hAnsi="Times New Roman" w:cs="Times New Roman"/>
                <w:color w:val="000000"/>
              </w:rPr>
            </w:pPr>
            <w:del w:id="34" w:author="Microsoft Office 用户" w:date="2018-04-14T16:34:00Z">
              <w:r w:rsidRPr="007459C8" w:rsidDel="003859A9">
                <w:rPr>
                  <w:rFonts w:ascii="Times New Roman" w:eastAsia="Times New Roman" w:hAnsi="Times New Roman" w:cs="Times New Roman"/>
                  <w:color w:val="000000"/>
                </w:rPr>
                <w:delText> </w:delText>
              </w:r>
            </w:del>
          </w:p>
        </w:tc>
        <w:tc>
          <w:tcPr>
            <w:tcW w:w="1301" w:type="dxa"/>
            <w:tcBorders>
              <w:top w:val="nil"/>
              <w:left w:val="nil"/>
              <w:bottom w:val="single" w:sz="4" w:space="0" w:color="auto"/>
              <w:right w:val="nil"/>
            </w:tcBorders>
            <w:shd w:val="clear" w:color="auto" w:fill="auto"/>
            <w:noWrap/>
            <w:vAlign w:val="center"/>
            <w:hideMark/>
          </w:tcPr>
          <w:p w14:paraId="7AA1A1C6" w14:textId="72EECB57" w:rsidR="0031197B" w:rsidRPr="007459C8" w:rsidDel="003859A9" w:rsidRDefault="0031197B" w:rsidP="007459C8">
            <w:pPr>
              <w:spacing w:after="0" w:line="360" w:lineRule="auto"/>
              <w:jc w:val="center"/>
              <w:rPr>
                <w:del w:id="35" w:author="Microsoft Office 用户" w:date="2018-04-14T16:34:00Z"/>
                <w:rFonts w:ascii="Times New Roman" w:eastAsia="Times New Roman" w:hAnsi="Times New Roman" w:cs="Times New Roman"/>
                <w:color w:val="000000"/>
              </w:rPr>
            </w:pPr>
            <w:del w:id="36" w:author="Microsoft Office 用户" w:date="2018-04-14T16:34:00Z">
              <w:r w:rsidRPr="007459C8" w:rsidDel="003859A9">
                <w:rPr>
                  <w:rFonts w:ascii="Times New Roman" w:eastAsia="Times New Roman" w:hAnsi="Times New Roman" w:cs="Times New Roman"/>
                  <w:color w:val="000000"/>
                </w:rPr>
                <w:delText> </w:delText>
              </w:r>
            </w:del>
          </w:p>
        </w:tc>
        <w:tc>
          <w:tcPr>
            <w:tcW w:w="1217" w:type="dxa"/>
            <w:tcBorders>
              <w:top w:val="nil"/>
              <w:left w:val="nil"/>
              <w:bottom w:val="nil"/>
              <w:right w:val="nil"/>
            </w:tcBorders>
            <w:shd w:val="clear" w:color="auto" w:fill="auto"/>
            <w:noWrap/>
            <w:vAlign w:val="center"/>
            <w:hideMark/>
          </w:tcPr>
          <w:p w14:paraId="25C81EA5" w14:textId="4EE923CE" w:rsidR="0031197B" w:rsidRPr="007459C8" w:rsidDel="003859A9" w:rsidRDefault="0031197B" w:rsidP="007459C8">
            <w:pPr>
              <w:spacing w:after="0" w:line="360" w:lineRule="auto"/>
              <w:jc w:val="center"/>
              <w:rPr>
                <w:del w:id="37" w:author="Microsoft Office 用户" w:date="2018-04-14T16:34:00Z"/>
                <w:rFonts w:ascii="Times New Roman" w:eastAsia="Times New Roman" w:hAnsi="Times New Roman" w:cs="Times New Roman"/>
                <w:color w:val="000000"/>
              </w:rPr>
            </w:pPr>
            <w:del w:id="38" w:author="Microsoft Office 用户" w:date="2018-04-14T16:34:00Z">
              <w:r w:rsidRPr="007459C8" w:rsidDel="003859A9">
                <w:rPr>
                  <w:rFonts w:ascii="Times New Roman" w:eastAsia="Times New Roman" w:hAnsi="Times New Roman" w:cs="Times New Roman"/>
                  <w:color w:val="000000"/>
                </w:rPr>
                <w:delText>Non-Rain</w:delText>
              </w:r>
            </w:del>
          </w:p>
        </w:tc>
        <w:tc>
          <w:tcPr>
            <w:tcW w:w="1053" w:type="dxa"/>
            <w:tcBorders>
              <w:top w:val="nil"/>
              <w:left w:val="nil"/>
              <w:bottom w:val="nil"/>
              <w:right w:val="nil"/>
            </w:tcBorders>
            <w:shd w:val="clear" w:color="auto" w:fill="auto"/>
            <w:noWrap/>
            <w:vAlign w:val="center"/>
            <w:hideMark/>
          </w:tcPr>
          <w:p w14:paraId="094C6135" w14:textId="2A1C1BEC" w:rsidR="0031197B" w:rsidRPr="007459C8" w:rsidDel="003859A9" w:rsidRDefault="0031197B" w:rsidP="007459C8">
            <w:pPr>
              <w:spacing w:after="0" w:line="360" w:lineRule="auto"/>
              <w:jc w:val="center"/>
              <w:rPr>
                <w:del w:id="39" w:author="Microsoft Office 用户" w:date="2018-04-14T16:34:00Z"/>
                <w:rFonts w:ascii="Times New Roman" w:eastAsia="Times New Roman" w:hAnsi="Times New Roman" w:cs="Times New Roman"/>
                <w:color w:val="000000"/>
              </w:rPr>
            </w:pPr>
            <w:del w:id="40" w:author="Microsoft Office 用户" w:date="2018-04-14T16:34:00Z">
              <w:r w:rsidRPr="007459C8" w:rsidDel="003859A9">
                <w:rPr>
                  <w:rFonts w:ascii="Times New Roman" w:eastAsia="Times New Roman" w:hAnsi="Times New Roman" w:cs="Times New Roman"/>
                  <w:color w:val="000000"/>
                </w:rPr>
                <w:delText>Rain</w:delText>
              </w:r>
            </w:del>
          </w:p>
        </w:tc>
        <w:tc>
          <w:tcPr>
            <w:tcW w:w="1276" w:type="dxa"/>
            <w:tcBorders>
              <w:top w:val="single" w:sz="4" w:space="0" w:color="auto"/>
              <w:left w:val="nil"/>
              <w:bottom w:val="nil"/>
              <w:right w:val="nil"/>
            </w:tcBorders>
            <w:shd w:val="clear" w:color="auto" w:fill="auto"/>
            <w:noWrap/>
            <w:vAlign w:val="center"/>
            <w:hideMark/>
          </w:tcPr>
          <w:p w14:paraId="5239E9BF" w14:textId="1918E3D8" w:rsidR="0031197B" w:rsidRPr="007459C8" w:rsidDel="003859A9" w:rsidRDefault="0031197B" w:rsidP="007459C8">
            <w:pPr>
              <w:spacing w:after="0" w:line="360" w:lineRule="auto"/>
              <w:jc w:val="center"/>
              <w:rPr>
                <w:del w:id="41" w:author="Microsoft Office 用户" w:date="2018-04-14T16:34:00Z"/>
                <w:rFonts w:ascii="Times New Roman" w:eastAsia="Times New Roman" w:hAnsi="Times New Roman" w:cs="Times New Roman"/>
                <w:color w:val="000000"/>
              </w:rPr>
            </w:pPr>
            <w:del w:id="42" w:author="Microsoft Office 用户" w:date="2018-04-14T16:34:00Z">
              <w:r w:rsidRPr="007459C8" w:rsidDel="003859A9">
                <w:rPr>
                  <w:rFonts w:ascii="Times New Roman" w:eastAsia="Times New Roman" w:hAnsi="Times New Roman" w:cs="Times New Roman"/>
                  <w:color w:val="000000"/>
                </w:rPr>
                <w:delText> </w:delText>
              </w:r>
            </w:del>
          </w:p>
        </w:tc>
      </w:tr>
      <w:tr w:rsidR="0031197B" w:rsidRPr="007459C8" w:rsidDel="003859A9" w14:paraId="25688D64" w14:textId="058DF5D9" w:rsidTr="00D177C1">
        <w:trPr>
          <w:trHeight w:val="300"/>
          <w:jc w:val="center"/>
          <w:del w:id="43" w:author="Microsoft Office 用户" w:date="2018-04-14T16:34:00Z"/>
        </w:trPr>
        <w:tc>
          <w:tcPr>
            <w:tcW w:w="1133" w:type="dxa"/>
            <w:vMerge w:val="restart"/>
            <w:tcBorders>
              <w:top w:val="nil"/>
              <w:left w:val="nil"/>
              <w:bottom w:val="single" w:sz="4" w:space="0" w:color="000000"/>
              <w:right w:val="nil"/>
            </w:tcBorders>
            <w:shd w:val="clear" w:color="auto" w:fill="auto"/>
            <w:noWrap/>
            <w:vAlign w:val="center"/>
            <w:hideMark/>
          </w:tcPr>
          <w:p w14:paraId="49E11A00" w14:textId="5C7BDA02" w:rsidR="0031197B" w:rsidRPr="007459C8" w:rsidDel="003859A9" w:rsidRDefault="0031197B" w:rsidP="007459C8">
            <w:pPr>
              <w:spacing w:after="0" w:line="360" w:lineRule="auto"/>
              <w:jc w:val="center"/>
              <w:rPr>
                <w:del w:id="44" w:author="Microsoft Office 用户" w:date="2018-04-14T16:34:00Z"/>
                <w:rFonts w:ascii="Times New Roman" w:eastAsia="Times New Roman" w:hAnsi="Times New Roman" w:cs="Times New Roman"/>
                <w:color w:val="000000"/>
              </w:rPr>
            </w:pPr>
            <w:del w:id="45" w:author="Microsoft Office 用户" w:date="2018-04-14T16:34:00Z">
              <w:r w:rsidRPr="007459C8" w:rsidDel="003859A9">
                <w:rPr>
                  <w:rFonts w:ascii="Times New Roman" w:eastAsia="Times New Roman" w:hAnsi="Times New Roman" w:cs="Times New Roman"/>
                  <w:color w:val="000000"/>
                </w:rPr>
                <w:delText>prediction</w:delText>
              </w:r>
            </w:del>
          </w:p>
        </w:tc>
        <w:tc>
          <w:tcPr>
            <w:tcW w:w="1301" w:type="dxa"/>
            <w:tcBorders>
              <w:top w:val="nil"/>
              <w:left w:val="nil"/>
              <w:bottom w:val="single" w:sz="4" w:space="0" w:color="auto"/>
              <w:right w:val="nil"/>
            </w:tcBorders>
            <w:shd w:val="clear" w:color="auto" w:fill="auto"/>
            <w:noWrap/>
            <w:vAlign w:val="center"/>
            <w:hideMark/>
          </w:tcPr>
          <w:p w14:paraId="5BAF41F2" w14:textId="17FF4A5B" w:rsidR="0031197B" w:rsidRPr="007459C8" w:rsidDel="003859A9" w:rsidRDefault="0031197B" w:rsidP="007459C8">
            <w:pPr>
              <w:spacing w:after="0" w:line="360" w:lineRule="auto"/>
              <w:jc w:val="center"/>
              <w:rPr>
                <w:del w:id="46" w:author="Microsoft Office 用户" w:date="2018-04-14T16:34:00Z"/>
                <w:rFonts w:ascii="Times New Roman" w:eastAsia="Times New Roman" w:hAnsi="Times New Roman" w:cs="Times New Roman"/>
                <w:color w:val="000000"/>
              </w:rPr>
            </w:pPr>
            <w:del w:id="47" w:author="Microsoft Office 用户" w:date="2018-04-14T16:34:00Z">
              <w:r w:rsidRPr="007459C8" w:rsidDel="003859A9">
                <w:rPr>
                  <w:rFonts w:ascii="Times New Roman" w:eastAsia="Times New Roman" w:hAnsi="Times New Roman" w:cs="Times New Roman"/>
                  <w:color w:val="000000"/>
                </w:rPr>
                <w:delText>Non-Rain</w:delText>
              </w:r>
            </w:del>
          </w:p>
        </w:tc>
        <w:tc>
          <w:tcPr>
            <w:tcW w:w="1217" w:type="dxa"/>
            <w:tcBorders>
              <w:top w:val="single" w:sz="4" w:space="0" w:color="auto"/>
              <w:left w:val="nil"/>
              <w:bottom w:val="single" w:sz="4" w:space="0" w:color="auto"/>
              <w:right w:val="nil"/>
            </w:tcBorders>
            <w:shd w:val="clear" w:color="auto" w:fill="auto"/>
            <w:noWrap/>
            <w:vAlign w:val="center"/>
            <w:hideMark/>
          </w:tcPr>
          <w:p w14:paraId="6D81D9D9" w14:textId="65D13730" w:rsidR="0031197B" w:rsidRPr="007459C8" w:rsidDel="003859A9" w:rsidRDefault="00A224C3" w:rsidP="007459C8">
            <w:pPr>
              <w:spacing w:after="0" w:line="360" w:lineRule="auto"/>
              <w:jc w:val="center"/>
              <w:rPr>
                <w:del w:id="48" w:author="Microsoft Office 用户" w:date="2018-04-14T16:34:00Z"/>
                <w:rFonts w:ascii="Times New Roman" w:eastAsia="Times New Roman" w:hAnsi="Times New Roman" w:cs="Times New Roman"/>
                <w:color w:val="000000"/>
              </w:rPr>
            </w:pPr>
            <w:del w:id="49" w:author="Microsoft Office 用户" w:date="2018-04-14T16:34:00Z">
              <w:r w:rsidDel="003859A9">
                <w:rPr>
                  <w:rFonts w:ascii="Times New Roman" w:eastAsia="Times New Roman" w:hAnsi="Times New Roman" w:cs="Times New Roman"/>
                  <w:color w:val="000000"/>
                </w:rPr>
                <w:delText>219</w:delText>
              </w:r>
            </w:del>
          </w:p>
        </w:tc>
        <w:tc>
          <w:tcPr>
            <w:tcW w:w="1053" w:type="dxa"/>
            <w:tcBorders>
              <w:top w:val="single" w:sz="4" w:space="0" w:color="auto"/>
              <w:left w:val="nil"/>
              <w:bottom w:val="single" w:sz="4" w:space="0" w:color="auto"/>
              <w:right w:val="nil"/>
            </w:tcBorders>
            <w:shd w:val="clear" w:color="auto" w:fill="auto"/>
            <w:noWrap/>
            <w:vAlign w:val="center"/>
            <w:hideMark/>
          </w:tcPr>
          <w:p w14:paraId="298F3A1E" w14:textId="5BEBF770" w:rsidR="0031197B" w:rsidRPr="007459C8" w:rsidDel="003859A9" w:rsidRDefault="00A81A0B" w:rsidP="007459C8">
            <w:pPr>
              <w:spacing w:after="0" w:line="360" w:lineRule="auto"/>
              <w:jc w:val="center"/>
              <w:rPr>
                <w:del w:id="50" w:author="Microsoft Office 用户" w:date="2018-04-14T16:34:00Z"/>
                <w:rFonts w:ascii="Times New Roman" w:eastAsia="Times New Roman" w:hAnsi="Times New Roman" w:cs="Times New Roman"/>
                <w:color w:val="000000"/>
              </w:rPr>
            </w:pPr>
            <w:del w:id="51" w:author="Microsoft Office 用户" w:date="2018-04-14T16:34:00Z">
              <w:r w:rsidDel="003859A9">
                <w:rPr>
                  <w:rFonts w:ascii="Times New Roman" w:eastAsia="Times New Roman" w:hAnsi="Times New Roman" w:cs="Times New Roman"/>
                  <w:color w:val="000000"/>
                </w:rPr>
                <w:delText>52</w:delText>
              </w:r>
            </w:del>
          </w:p>
        </w:tc>
        <w:tc>
          <w:tcPr>
            <w:tcW w:w="1276" w:type="dxa"/>
            <w:tcBorders>
              <w:top w:val="nil"/>
              <w:left w:val="nil"/>
              <w:bottom w:val="nil"/>
              <w:right w:val="nil"/>
            </w:tcBorders>
            <w:shd w:val="clear" w:color="auto" w:fill="auto"/>
            <w:noWrap/>
            <w:vAlign w:val="center"/>
            <w:hideMark/>
          </w:tcPr>
          <w:p w14:paraId="76B5541B" w14:textId="06805D75" w:rsidR="0031197B" w:rsidRPr="007459C8" w:rsidDel="003859A9" w:rsidRDefault="0031197B" w:rsidP="007459C8">
            <w:pPr>
              <w:spacing w:after="0" w:line="360" w:lineRule="auto"/>
              <w:jc w:val="center"/>
              <w:rPr>
                <w:del w:id="52" w:author="Microsoft Office 用户" w:date="2018-04-14T16:34:00Z"/>
                <w:rFonts w:ascii="Times New Roman" w:eastAsia="Times New Roman" w:hAnsi="Times New Roman" w:cs="Times New Roman"/>
                <w:color w:val="000000"/>
              </w:rPr>
            </w:pPr>
          </w:p>
        </w:tc>
      </w:tr>
      <w:tr w:rsidR="0031197B" w:rsidRPr="007459C8" w:rsidDel="003859A9" w14:paraId="29C44322" w14:textId="28C1D28B" w:rsidTr="00D177C1">
        <w:trPr>
          <w:trHeight w:val="300"/>
          <w:jc w:val="center"/>
          <w:del w:id="53" w:author="Microsoft Office 用户" w:date="2018-04-14T16:34:00Z"/>
        </w:trPr>
        <w:tc>
          <w:tcPr>
            <w:tcW w:w="1133" w:type="dxa"/>
            <w:vMerge/>
            <w:tcBorders>
              <w:top w:val="nil"/>
              <w:left w:val="nil"/>
              <w:bottom w:val="single" w:sz="4" w:space="0" w:color="000000"/>
              <w:right w:val="nil"/>
            </w:tcBorders>
            <w:vAlign w:val="center"/>
            <w:hideMark/>
          </w:tcPr>
          <w:p w14:paraId="3704F94A" w14:textId="321D3CFB" w:rsidR="0031197B" w:rsidRPr="007459C8" w:rsidDel="003859A9" w:rsidRDefault="0031197B" w:rsidP="007459C8">
            <w:pPr>
              <w:spacing w:after="0" w:line="360" w:lineRule="auto"/>
              <w:rPr>
                <w:del w:id="54" w:author="Microsoft Office 用户" w:date="2018-04-14T16:34:00Z"/>
                <w:rFonts w:ascii="Times New Roman" w:eastAsia="Times New Roman" w:hAnsi="Times New Roman" w:cs="Times New Roman"/>
                <w:color w:val="000000"/>
              </w:rPr>
            </w:pPr>
          </w:p>
        </w:tc>
        <w:tc>
          <w:tcPr>
            <w:tcW w:w="1301" w:type="dxa"/>
            <w:tcBorders>
              <w:top w:val="nil"/>
              <w:left w:val="nil"/>
              <w:bottom w:val="single" w:sz="4" w:space="0" w:color="auto"/>
              <w:right w:val="nil"/>
            </w:tcBorders>
            <w:shd w:val="clear" w:color="auto" w:fill="auto"/>
            <w:noWrap/>
            <w:vAlign w:val="center"/>
            <w:hideMark/>
          </w:tcPr>
          <w:p w14:paraId="54DC5C0E" w14:textId="2A81238C" w:rsidR="0031197B" w:rsidRPr="007459C8" w:rsidDel="003859A9" w:rsidRDefault="0031197B" w:rsidP="007459C8">
            <w:pPr>
              <w:spacing w:after="0" w:line="360" w:lineRule="auto"/>
              <w:jc w:val="center"/>
              <w:rPr>
                <w:del w:id="55" w:author="Microsoft Office 用户" w:date="2018-04-14T16:34:00Z"/>
                <w:rFonts w:ascii="Times New Roman" w:eastAsia="Times New Roman" w:hAnsi="Times New Roman" w:cs="Times New Roman"/>
                <w:color w:val="000000"/>
              </w:rPr>
            </w:pPr>
            <w:del w:id="56" w:author="Microsoft Office 用户" w:date="2018-04-14T16:34:00Z">
              <w:r w:rsidRPr="007459C8" w:rsidDel="003859A9">
                <w:rPr>
                  <w:rFonts w:ascii="Times New Roman" w:eastAsia="Times New Roman" w:hAnsi="Times New Roman" w:cs="Times New Roman"/>
                  <w:color w:val="000000"/>
                </w:rPr>
                <w:delText>Rain</w:delText>
              </w:r>
            </w:del>
          </w:p>
        </w:tc>
        <w:tc>
          <w:tcPr>
            <w:tcW w:w="1217" w:type="dxa"/>
            <w:tcBorders>
              <w:top w:val="nil"/>
              <w:left w:val="nil"/>
              <w:bottom w:val="nil"/>
              <w:right w:val="nil"/>
            </w:tcBorders>
            <w:shd w:val="clear" w:color="auto" w:fill="auto"/>
            <w:noWrap/>
            <w:vAlign w:val="center"/>
            <w:hideMark/>
          </w:tcPr>
          <w:p w14:paraId="24C46C90" w14:textId="4A681A46" w:rsidR="0031197B" w:rsidRPr="007459C8" w:rsidDel="003859A9" w:rsidRDefault="00A81A0B" w:rsidP="007459C8">
            <w:pPr>
              <w:spacing w:after="0" w:line="360" w:lineRule="auto"/>
              <w:jc w:val="center"/>
              <w:rPr>
                <w:del w:id="57" w:author="Microsoft Office 用户" w:date="2018-04-14T16:34:00Z"/>
                <w:rFonts w:ascii="Times New Roman" w:eastAsia="Times New Roman" w:hAnsi="Times New Roman" w:cs="Times New Roman"/>
                <w:color w:val="000000"/>
              </w:rPr>
            </w:pPr>
            <w:del w:id="58" w:author="Microsoft Office 用户" w:date="2018-04-14T16:34:00Z">
              <w:r w:rsidDel="003859A9">
                <w:rPr>
                  <w:rFonts w:ascii="Times New Roman" w:eastAsia="Times New Roman" w:hAnsi="Times New Roman" w:cs="Times New Roman"/>
                  <w:color w:val="000000"/>
                </w:rPr>
                <w:delText>56</w:delText>
              </w:r>
            </w:del>
          </w:p>
        </w:tc>
        <w:tc>
          <w:tcPr>
            <w:tcW w:w="1053" w:type="dxa"/>
            <w:tcBorders>
              <w:top w:val="nil"/>
              <w:left w:val="nil"/>
              <w:bottom w:val="single" w:sz="4" w:space="0" w:color="auto"/>
              <w:right w:val="nil"/>
            </w:tcBorders>
            <w:shd w:val="clear" w:color="auto" w:fill="auto"/>
            <w:noWrap/>
            <w:vAlign w:val="center"/>
            <w:hideMark/>
          </w:tcPr>
          <w:p w14:paraId="1E85A43C" w14:textId="27855B1F" w:rsidR="0031197B" w:rsidRPr="007459C8" w:rsidDel="003859A9" w:rsidRDefault="0031197B" w:rsidP="007459C8">
            <w:pPr>
              <w:spacing w:after="0" w:line="360" w:lineRule="auto"/>
              <w:jc w:val="center"/>
              <w:rPr>
                <w:del w:id="59" w:author="Microsoft Office 用户" w:date="2018-04-14T16:34:00Z"/>
                <w:rFonts w:ascii="Times New Roman" w:eastAsia="Times New Roman" w:hAnsi="Times New Roman" w:cs="Times New Roman"/>
                <w:color w:val="000000"/>
              </w:rPr>
            </w:pPr>
            <w:del w:id="60" w:author="Microsoft Office 用户" w:date="2018-04-14T16:34:00Z">
              <w:r w:rsidRPr="007459C8" w:rsidDel="003859A9">
                <w:rPr>
                  <w:rFonts w:ascii="Times New Roman" w:eastAsia="Times New Roman" w:hAnsi="Times New Roman" w:cs="Times New Roman"/>
                  <w:color w:val="000000"/>
                </w:rPr>
                <w:delText>3</w:delText>
              </w:r>
              <w:r w:rsidR="00A81A0B" w:rsidDel="003859A9">
                <w:rPr>
                  <w:rFonts w:ascii="Times New Roman" w:eastAsia="Times New Roman" w:hAnsi="Times New Roman" w:cs="Times New Roman"/>
                  <w:color w:val="000000"/>
                </w:rPr>
                <w:delText>32</w:delText>
              </w:r>
            </w:del>
          </w:p>
        </w:tc>
        <w:tc>
          <w:tcPr>
            <w:tcW w:w="1276" w:type="dxa"/>
            <w:tcBorders>
              <w:top w:val="nil"/>
              <w:left w:val="nil"/>
              <w:bottom w:val="single" w:sz="4" w:space="0" w:color="auto"/>
              <w:right w:val="nil"/>
            </w:tcBorders>
            <w:shd w:val="clear" w:color="auto" w:fill="auto"/>
            <w:noWrap/>
            <w:vAlign w:val="center"/>
            <w:hideMark/>
          </w:tcPr>
          <w:p w14:paraId="07FA560F" w14:textId="66215B8B" w:rsidR="0031197B" w:rsidRPr="007459C8" w:rsidDel="003859A9" w:rsidRDefault="0031197B" w:rsidP="007459C8">
            <w:pPr>
              <w:spacing w:after="0" w:line="360" w:lineRule="auto"/>
              <w:jc w:val="center"/>
              <w:rPr>
                <w:del w:id="61" w:author="Microsoft Office 用户" w:date="2018-04-14T16:34:00Z"/>
                <w:rFonts w:ascii="Times New Roman" w:eastAsia="Times New Roman" w:hAnsi="Times New Roman" w:cs="Times New Roman"/>
                <w:color w:val="000000"/>
              </w:rPr>
            </w:pPr>
            <w:del w:id="62" w:author="Microsoft Office 用户" w:date="2018-04-14T16:34:00Z">
              <w:r w:rsidRPr="007459C8" w:rsidDel="003859A9">
                <w:rPr>
                  <w:rFonts w:ascii="Times New Roman" w:eastAsia="Times New Roman" w:hAnsi="Times New Roman" w:cs="Times New Roman"/>
                  <w:color w:val="000000"/>
                </w:rPr>
                <w:delText> </w:delText>
              </w:r>
            </w:del>
          </w:p>
        </w:tc>
      </w:tr>
      <w:tr w:rsidR="0031197B" w:rsidRPr="007459C8" w:rsidDel="003859A9" w14:paraId="439584AA" w14:textId="35A5F9D9" w:rsidTr="00D177C1">
        <w:trPr>
          <w:trHeight w:val="300"/>
          <w:jc w:val="center"/>
          <w:del w:id="63" w:author="Microsoft Office 用户" w:date="2018-04-14T16:34:00Z"/>
        </w:trPr>
        <w:tc>
          <w:tcPr>
            <w:tcW w:w="1133" w:type="dxa"/>
            <w:tcBorders>
              <w:top w:val="nil"/>
              <w:left w:val="nil"/>
              <w:bottom w:val="nil"/>
              <w:right w:val="nil"/>
            </w:tcBorders>
            <w:shd w:val="clear" w:color="auto" w:fill="auto"/>
            <w:noWrap/>
            <w:vAlign w:val="center"/>
            <w:hideMark/>
          </w:tcPr>
          <w:p w14:paraId="69504657" w14:textId="2EB6D951" w:rsidR="0031197B" w:rsidRPr="007459C8" w:rsidDel="003859A9" w:rsidRDefault="0031197B" w:rsidP="007459C8">
            <w:pPr>
              <w:spacing w:after="0" w:line="360" w:lineRule="auto"/>
              <w:jc w:val="center"/>
              <w:rPr>
                <w:del w:id="64" w:author="Microsoft Office 用户" w:date="2018-04-14T16:34:00Z"/>
                <w:rFonts w:ascii="Times New Roman" w:eastAsia="Times New Roman" w:hAnsi="Times New Roman" w:cs="Times New Roman"/>
                <w:color w:val="000000"/>
              </w:rPr>
            </w:pPr>
          </w:p>
        </w:tc>
        <w:tc>
          <w:tcPr>
            <w:tcW w:w="1301" w:type="dxa"/>
            <w:tcBorders>
              <w:top w:val="nil"/>
              <w:left w:val="nil"/>
              <w:bottom w:val="single" w:sz="4" w:space="0" w:color="auto"/>
              <w:right w:val="nil"/>
            </w:tcBorders>
            <w:shd w:val="clear" w:color="auto" w:fill="auto"/>
            <w:noWrap/>
            <w:vAlign w:val="center"/>
            <w:hideMark/>
          </w:tcPr>
          <w:p w14:paraId="47A77363" w14:textId="391FC7AA" w:rsidR="0031197B" w:rsidRPr="007459C8" w:rsidDel="003859A9" w:rsidRDefault="0031197B" w:rsidP="007459C8">
            <w:pPr>
              <w:spacing w:after="0" w:line="360" w:lineRule="auto"/>
              <w:jc w:val="center"/>
              <w:rPr>
                <w:del w:id="65" w:author="Microsoft Office 用户" w:date="2018-04-14T16:34:00Z"/>
                <w:rFonts w:ascii="Times New Roman" w:eastAsia="Times New Roman" w:hAnsi="Times New Roman" w:cs="Times New Roman"/>
                <w:color w:val="000000"/>
              </w:rPr>
            </w:pPr>
            <w:del w:id="66" w:author="Microsoft Office 用户" w:date="2018-04-14T16:34:00Z">
              <w:r w:rsidRPr="007459C8" w:rsidDel="003859A9">
                <w:rPr>
                  <w:rFonts w:ascii="Times New Roman" w:eastAsia="Times New Roman" w:hAnsi="Times New Roman" w:cs="Times New Roman"/>
                  <w:color w:val="000000"/>
                </w:rPr>
                <w:delText>Error Rate</w:delText>
              </w:r>
            </w:del>
          </w:p>
        </w:tc>
        <w:tc>
          <w:tcPr>
            <w:tcW w:w="1217" w:type="dxa"/>
            <w:tcBorders>
              <w:top w:val="single" w:sz="4" w:space="0" w:color="auto"/>
              <w:left w:val="nil"/>
              <w:bottom w:val="single" w:sz="4" w:space="0" w:color="auto"/>
              <w:right w:val="nil"/>
            </w:tcBorders>
            <w:shd w:val="clear" w:color="auto" w:fill="auto"/>
            <w:noWrap/>
            <w:vAlign w:val="center"/>
            <w:hideMark/>
          </w:tcPr>
          <w:p w14:paraId="7E02797F" w14:textId="6F435C24" w:rsidR="0031197B" w:rsidRPr="007459C8" w:rsidDel="003859A9" w:rsidRDefault="00A81A0B" w:rsidP="007459C8">
            <w:pPr>
              <w:spacing w:after="0" w:line="360" w:lineRule="auto"/>
              <w:jc w:val="center"/>
              <w:rPr>
                <w:del w:id="67" w:author="Microsoft Office 用户" w:date="2018-04-14T16:34:00Z"/>
                <w:rFonts w:ascii="Times New Roman" w:eastAsia="Times New Roman" w:hAnsi="Times New Roman" w:cs="Times New Roman"/>
                <w:color w:val="000000"/>
              </w:rPr>
            </w:pPr>
            <w:del w:id="68" w:author="Microsoft Office 用户" w:date="2018-04-14T16:34:00Z">
              <w:r w:rsidDel="003859A9">
                <w:rPr>
                  <w:rFonts w:ascii="Times New Roman" w:eastAsia="Times New Roman" w:hAnsi="Times New Roman" w:cs="Times New Roman"/>
                  <w:color w:val="000000"/>
                </w:rPr>
                <w:delText>0.2036</w:delText>
              </w:r>
            </w:del>
          </w:p>
        </w:tc>
        <w:tc>
          <w:tcPr>
            <w:tcW w:w="1053" w:type="dxa"/>
            <w:tcBorders>
              <w:top w:val="nil"/>
              <w:left w:val="nil"/>
              <w:bottom w:val="nil"/>
              <w:right w:val="nil"/>
            </w:tcBorders>
            <w:shd w:val="clear" w:color="auto" w:fill="auto"/>
            <w:noWrap/>
            <w:vAlign w:val="center"/>
            <w:hideMark/>
          </w:tcPr>
          <w:p w14:paraId="3FFC09DA" w14:textId="669668B2" w:rsidR="0031197B" w:rsidRPr="007459C8" w:rsidDel="003859A9" w:rsidRDefault="00A81A0B" w:rsidP="007459C8">
            <w:pPr>
              <w:spacing w:after="0" w:line="360" w:lineRule="auto"/>
              <w:jc w:val="center"/>
              <w:rPr>
                <w:del w:id="69" w:author="Microsoft Office 用户" w:date="2018-04-14T16:34:00Z"/>
                <w:rFonts w:ascii="Times New Roman" w:eastAsia="Times New Roman" w:hAnsi="Times New Roman" w:cs="Times New Roman"/>
                <w:color w:val="000000"/>
              </w:rPr>
            </w:pPr>
            <w:del w:id="70" w:author="Microsoft Office 用户" w:date="2018-04-14T16:34:00Z">
              <w:r w:rsidDel="003859A9">
                <w:rPr>
                  <w:rFonts w:ascii="Times New Roman" w:eastAsia="Times New Roman" w:hAnsi="Times New Roman" w:cs="Times New Roman"/>
                  <w:color w:val="000000"/>
                </w:rPr>
                <w:delText>0.1354</w:delText>
              </w:r>
            </w:del>
          </w:p>
        </w:tc>
        <w:tc>
          <w:tcPr>
            <w:tcW w:w="1276" w:type="dxa"/>
            <w:tcBorders>
              <w:top w:val="nil"/>
              <w:left w:val="nil"/>
              <w:bottom w:val="nil"/>
              <w:right w:val="nil"/>
            </w:tcBorders>
            <w:shd w:val="clear" w:color="auto" w:fill="auto"/>
            <w:noWrap/>
            <w:vAlign w:val="center"/>
            <w:hideMark/>
          </w:tcPr>
          <w:p w14:paraId="4312CED4" w14:textId="0A4FE236" w:rsidR="0031197B" w:rsidRPr="007459C8" w:rsidDel="003859A9" w:rsidRDefault="00A81A0B" w:rsidP="007459C8">
            <w:pPr>
              <w:spacing w:after="0" w:line="360" w:lineRule="auto"/>
              <w:jc w:val="center"/>
              <w:rPr>
                <w:del w:id="71" w:author="Microsoft Office 用户" w:date="2018-04-14T16:34:00Z"/>
                <w:rFonts w:ascii="Times New Roman" w:eastAsia="Times New Roman" w:hAnsi="Times New Roman" w:cs="Times New Roman"/>
                <w:color w:val="000000"/>
              </w:rPr>
            </w:pPr>
            <w:del w:id="72" w:author="Microsoft Office 用户" w:date="2018-04-14T16:34:00Z">
              <w:r w:rsidDel="003859A9">
                <w:rPr>
                  <w:rFonts w:ascii="Times New Roman" w:eastAsia="Times New Roman" w:hAnsi="Times New Roman" w:cs="Times New Roman"/>
                  <w:color w:val="000000"/>
                </w:rPr>
                <w:delText>0.1638</w:delText>
              </w:r>
            </w:del>
          </w:p>
        </w:tc>
      </w:tr>
      <w:tr w:rsidR="0031197B" w:rsidRPr="007459C8" w:rsidDel="003859A9" w14:paraId="603EC24C" w14:textId="342721AE" w:rsidTr="00D177C1">
        <w:trPr>
          <w:trHeight w:val="300"/>
          <w:jc w:val="center"/>
          <w:del w:id="73" w:author="Microsoft Office 用户" w:date="2018-04-14T16:34:00Z"/>
        </w:trPr>
        <w:tc>
          <w:tcPr>
            <w:tcW w:w="1133" w:type="dxa"/>
            <w:tcBorders>
              <w:top w:val="nil"/>
              <w:left w:val="nil"/>
              <w:bottom w:val="single" w:sz="4" w:space="0" w:color="auto"/>
              <w:right w:val="nil"/>
            </w:tcBorders>
            <w:shd w:val="clear" w:color="auto" w:fill="auto"/>
            <w:noWrap/>
            <w:vAlign w:val="center"/>
            <w:hideMark/>
          </w:tcPr>
          <w:p w14:paraId="5A0F4BF1" w14:textId="2650B86F" w:rsidR="0031197B" w:rsidRPr="007459C8" w:rsidDel="003859A9" w:rsidRDefault="0031197B" w:rsidP="007459C8">
            <w:pPr>
              <w:spacing w:after="0" w:line="360" w:lineRule="auto"/>
              <w:jc w:val="center"/>
              <w:rPr>
                <w:del w:id="74" w:author="Microsoft Office 用户" w:date="2018-04-14T16:34:00Z"/>
                <w:rFonts w:ascii="Times New Roman" w:eastAsia="Times New Roman" w:hAnsi="Times New Roman" w:cs="Times New Roman"/>
                <w:color w:val="000000"/>
              </w:rPr>
            </w:pPr>
            <w:del w:id="75" w:author="Microsoft Office 用户" w:date="2018-04-14T16:34:00Z">
              <w:r w:rsidRPr="007459C8" w:rsidDel="003859A9">
                <w:rPr>
                  <w:rFonts w:ascii="Times New Roman" w:eastAsia="Times New Roman" w:hAnsi="Times New Roman" w:cs="Times New Roman"/>
                  <w:color w:val="000000"/>
                </w:rPr>
                <w:delText> </w:delText>
              </w:r>
            </w:del>
          </w:p>
        </w:tc>
        <w:tc>
          <w:tcPr>
            <w:tcW w:w="1301" w:type="dxa"/>
            <w:tcBorders>
              <w:top w:val="nil"/>
              <w:left w:val="nil"/>
              <w:bottom w:val="single" w:sz="4" w:space="0" w:color="auto"/>
              <w:right w:val="nil"/>
            </w:tcBorders>
            <w:shd w:val="clear" w:color="auto" w:fill="auto"/>
            <w:noWrap/>
            <w:vAlign w:val="center"/>
            <w:hideMark/>
          </w:tcPr>
          <w:p w14:paraId="17E142C1" w14:textId="46FA0881" w:rsidR="0031197B" w:rsidRPr="007459C8" w:rsidDel="003859A9" w:rsidRDefault="0031197B" w:rsidP="007459C8">
            <w:pPr>
              <w:spacing w:after="0" w:line="360" w:lineRule="auto"/>
              <w:jc w:val="center"/>
              <w:rPr>
                <w:del w:id="76" w:author="Microsoft Office 用户" w:date="2018-04-14T16:34:00Z"/>
                <w:rFonts w:ascii="Times New Roman" w:eastAsia="Times New Roman" w:hAnsi="Times New Roman" w:cs="Times New Roman"/>
                <w:color w:val="000000"/>
              </w:rPr>
            </w:pPr>
            <w:del w:id="77" w:author="Microsoft Office 用户" w:date="2018-04-14T16:34:00Z">
              <w:r w:rsidRPr="007459C8" w:rsidDel="003859A9">
                <w:rPr>
                  <w:rFonts w:ascii="Times New Roman" w:eastAsia="Times New Roman" w:hAnsi="Times New Roman" w:cs="Times New Roman"/>
                  <w:color w:val="000000"/>
                </w:rPr>
                <w:delText> </w:delText>
              </w:r>
            </w:del>
          </w:p>
        </w:tc>
        <w:tc>
          <w:tcPr>
            <w:tcW w:w="1217" w:type="dxa"/>
            <w:tcBorders>
              <w:top w:val="nil"/>
              <w:left w:val="nil"/>
              <w:bottom w:val="single" w:sz="4" w:space="0" w:color="auto"/>
              <w:right w:val="nil"/>
            </w:tcBorders>
            <w:shd w:val="clear" w:color="auto" w:fill="auto"/>
            <w:noWrap/>
            <w:vAlign w:val="center"/>
            <w:hideMark/>
          </w:tcPr>
          <w:p w14:paraId="37CAB6A9" w14:textId="0615E961" w:rsidR="0031197B" w:rsidRPr="007459C8" w:rsidDel="003859A9" w:rsidRDefault="0031197B" w:rsidP="007459C8">
            <w:pPr>
              <w:spacing w:after="0" w:line="360" w:lineRule="auto"/>
              <w:jc w:val="center"/>
              <w:rPr>
                <w:del w:id="78" w:author="Microsoft Office 用户" w:date="2018-04-14T16:34:00Z"/>
                <w:rFonts w:ascii="Times New Roman" w:eastAsia="Times New Roman" w:hAnsi="Times New Roman" w:cs="Times New Roman"/>
                <w:color w:val="000000"/>
              </w:rPr>
            </w:pPr>
            <w:del w:id="79" w:author="Microsoft Office 用户" w:date="2018-04-14T16:34:00Z">
              <w:r w:rsidRPr="007459C8" w:rsidDel="003859A9">
                <w:rPr>
                  <w:rFonts w:ascii="Times New Roman" w:eastAsia="Times New Roman" w:hAnsi="Times New Roman" w:cs="Times New Roman"/>
                  <w:color w:val="000000"/>
                </w:rPr>
                <w:delText>Type I</w:delText>
              </w:r>
            </w:del>
          </w:p>
        </w:tc>
        <w:tc>
          <w:tcPr>
            <w:tcW w:w="1053" w:type="dxa"/>
            <w:tcBorders>
              <w:top w:val="single" w:sz="4" w:space="0" w:color="auto"/>
              <w:left w:val="nil"/>
              <w:bottom w:val="single" w:sz="4" w:space="0" w:color="auto"/>
              <w:right w:val="nil"/>
            </w:tcBorders>
            <w:shd w:val="clear" w:color="auto" w:fill="auto"/>
            <w:noWrap/>
            <w:vAlign w:val="center"/>
            <w:hideMark/>
          </w:tcPr>
          <w:p w14:paraId="76CE5559" w14:textId="4CF9C672" w:rsidR="0031197B" w:rsidRPr="007459C8" w:rsidDel="003859A9" w:rsidRDefault="0031197B" w:rsidP="007459C8">
            <w:pPr>
              <w:spacing w:after="0" w:line="360" w:lineRule="auto"/>
              <w:jc w:val="center"/>
              <w:rPr>
                <w:del w:id="80" w:author="Microsoft Office 用户" w:date="2018-04-14T16:34:00Z"/>
                <w:rFonts w:ascii="Times New Roman" w:eastAsia="Times New Roman" w:hAnsi="Times New Roman" w:cs="Times New Roman"/>
                <w:color w:val="000000"/>
              </w:rPr>
            </w:pPr>
            <w:del w:id="81" w:author="Microsoft Office 用户" w:date="2018-04-14T16:34:00Z">
              <w:r w:rsidRPr="007459C8" w:rsidDel="003859A9">
                <w:rPr>
                  <w:rFonts w:ascii="Times New Roman" w:eastAsia="Times New Roman" w:hAnsi="Times New Roman" w:cs="Times New Roman"/>
                  <w:color w:val="000000"/>
                </w:rPr>
                <w:delText>Type II</w:delText>
              </w:r>
            </w:del>
          </w:p>
        </w:tc>
        <w:tc>
          <w:tcPr>
            <w:tcW w:w="1276" w:type="dxa"/>
            <w:tcBorders>
              <w:top w:val="single" w:sz="4" w:space="0" w:color="auto"/>
              <w:left w:val="nil"/>
              <w:bottom w:val="single" w:sz="4" w:space="0" w:color="auto"/>
              <w:right w:val="nil"/>
            </w:tcBorders>
            <w:shd w:val="clear" w:color="auto" w:fill="auto"/>
            <w:noWrap/>
            <w:vAlign w:val="center"/>
            <w:hideMark/>
          </w:tcPr>
          <w:p w14:paraId="64AD1D02" w14:textId="7A29E445" w:rsidR="0031197B" w:rsidRPr="007459C8" w:rsidDel="003859A9" w:rsidRDefault="0031197B" w:rsidP="007459C8">
            <w:pPr>
              <w:spacing w:after="0" w:line="360" w:lineRule="auto"/>
              <w:jc w:val="center"/>
              <w:rPr>
                <w:del w:id="82" w:author="Microsoft Office 用户" w:date="2018-04-14T16:34:00Z"/>
                <w:rFonts w:ascii="Times New Roman" w:eastAsia="Times New Roman" w:hAnsi="Times New Roman" w:cs="Times New Roman"/>
                <w:color w:val="000000"/>
              </w:rPr>
            </w:pPr>
            <w:del w:id="83" w:author="Microsoft Office 用户" w:date="2018-04-14T16:34:00Z">
              <w:r w:rsidRPr="007459C8" w:rsidDel="003859A9">
                <w:rPr>
                  <w:rFonts w:ascii="Times New Roman" w:eastAsia="Times New Roman" w:hAnsi="Times New Roman" w:cs="Times New Roman"/>
                  <w:color w:val="000000"/>
                </w:rPr>
                <w:delText>Overall</w:delText>
              </w:r>
            </w:del>
          </w:p>
        </w:tc>
      </w:tr>
    </w:tbl>
    <w:p w14:paraId="4FF302C3" w14:textId="627676FF" w:rsidR="008F1A14" w:rsidRDefault="008F1A14" w:rsidP="003859A9">
      <w:pPr>
        <w:spacing w:line="360" w:lineRule="auto"/>
        <w:rPr>
          <w:ins w:id="84" w:author="Microsoft Office 用户" w:date="2018-04-14T17:26:00Z"/>
          <w:rFonts w:ascii="Times New Roman" w:hAnsi="Times New Roman" w:cs="Times New Roman"/>
          <w:b/>
          <w:sz w:val="24"/>
          <w:szCs w:val="24"/>
        </w:rPr>
      </w:pPr>
      <w:ins w:id="85" w:author="Microsoft Office 用户" w:date="2018-04-14T17:26:00Z">
        <w:r>
          <w:rPr>
            <w:rFonts w:ascii="Times New Roman" w:hAnsi="Times New Roman" w:cs="Times New Roman"/>
            <w:b/>
            <w:sz w:val="24"/>
            <w:szCs w:val="24"/>
          </w:rPr>
          <w:t>Introduction</w:t>
        </w:r>
      </w:ins>
    </w:p>
    <w:p w14:paraId="7519D7FD" w14:textId="72DE8284" w:rsidR="008F1A14" w:rsidRPr="008F1A14" w:rsidRDefault="008F1A14">
      <w:pPr>
        <w:spacing w:line="360" w:lineRule="auto"/>
        <w:jc w:val="both"/>
        <w:rPr>
          <w:ins w:id="86" w:author="Microsoft Office 用户" w:date="2018-04-14T17:26:00Z"/>
          <w:rFonts w:ascii="Times New Roman" w:hAnsi="Times New Roman" w:cs="Times New Roman"/>
          <w:sz w:val="24"/>
          <w:szCs w:val="24"/>
        </w:rPr>
        <w:pPrChange w:id="87" w:author="Microsoft Office 用户" w:date="2018-04-14T17:27:00Z">
          <w:pPr>
            <w:spacing w:line="360" w:lineRule="auto"/>
          </w:pPr>
        </w:pPrChange>
      </w:pPr>
      <w:ins w:id="88" w:author="Microsoft Office 用户" w:date="2018-04-14T17:26:00Z">
        <w:r w:rsidRPr="008F1A14">
          <w:rPr>
            <w:rFonts w:ascii="Times New Roman" w:hAnsi="Times New Roman" w:cs="Times New Roman"/>
            <w:sz w:val="24"/>
            <w:szCs w:val="24"/>
          </w:rPr>
          <w:t>Weather forecast is important for people to decide their action for the next day. Among those technical terms in the forecasting, temperature and precip</w:t>
        </w:r>
        <w:r>
          <w:rPr>
            <w:rFonts w:ascii="Times New Roman" w:hAnsi="Times New Roman" w:cs="Times New Roman"/>
            <w:sz w:val="24"/>
            <w:szCs w:val="24"/>
          </w:rPr>
          <w:t>itation are the most important</w:t>
        </w:r>
        <w:r w:rsidRPr="008F1A14">
          <w:rPr>
            <w:rFonts w:ascii="Times New Roman" w:hAnsi="Times New Roman" w:cs="Times New Roman"/>
            <w:sz w:val="24"/>
            <w:szCs w:val="24"/>
          </w:rPr>
          <w:t xml:space="preserve"> for the public. Nowadays weather forecasts, especially the precipitation forecast is conducted with the help of satellite images of clouds. This require knowledge in meteorology. So we wonder if we can predict whether it will rain tomorrow based on the basic weather record (like temperature, precipitation, wind), with the classification method we learned in class. </w:t>
        </w:r>
      </w:ins>
    </w:p>
    <w:p w14:paraId="7B7FEF61" w14:textId="105B43CC" w:rsidR="008F1A14" w:rsidRPr="008F1A14" w:rsidRDefault="008F1A14">
      <w:pPr>
        <w:spacing w:line="360" w:lineRule="auto"/>
        <w:jc w:val="both"/>
        <w:rPr>
          <w:ins w:id="89" w:author="Microsoft Office 用户" w:date="2018-04-14T17:26:00Z"/>
          <w:rFonts w:ascii="Times New Roman" w:hAnsi="Times New Roman" w:cs="Times New Roman"/>
          <w:sz w:val="24"/>
          <w:szCs w:val="24"/>
        </w:rPr>
        <w:pPrChange w:id="90" w:author="Microsoft Office 用户" w:date="2018-04-14T17:27:00Z">
          <w:pPr>
            <w:spacing w:line="360" w:lineRule="auto"/>
          </w:pPr>
        </w:pPrChange>
      </w:pPr>
      <w:ins w:id="91" w:author="Microsoft Office 用户" w:date="2018-04-14T17:26:00Z">
        <w:r w:rsidRPr="008F1A14">
          <w:rPr>
            <w:rFonts w:ascii="Times New Roman" w:hAnsi="Times New Roman" w:cs="Times New Roman"/>
            <w:sz w:val="24"/>
            <w:szCs w:val="24"/>
          </w:rPr>
          <w:t>We choose Seattle for our study as it usually has half of time in a year raining, so the data are balance. In order to make better forecasting, feature engineering is needed. Also the data comes in form of daily report by each station. Combining the weather report each day from different stations is a</w:t>
        </w:r>
        <w:r>
          <w:rPr>
            <w:rFonts w:ascii="Times New Roman" w:hAnsi="Times New Roman" w:cs="Times New Roman"/>
            <w:sz w:val="24"/>
            <w:szCs w:val="24"/>
          </w:rPr>
          <w:t xml:space="preserve">lso a challenge for our study.  </w:t>
        </w:r>
      </w:ins>
      <w:ins w:id="92" w:author="Microsoft Office 用户" w:date="2018-04-14T17:33:00Z">
        <w:r w:rsidR="00E37A34">
          <w:rPr>
            <w:rFonts w:ascii="Times New Roman" w:hAnsi="Times New Roman" w:cs="Times New Roman"/>
            <w:sz w:val="24"/>
            <w:szCs w:val="24"/>
          </w:rPr>
          <w:t>The location of weather stations and relationship between variables are discussed in the section of data exploration.</w:t>
        </w:r>
      </w:ins>
      <w:ins w:id="93" w:author="Microsoft Office 用户" w:date="2018-04-14T17:35:00Z">
        <w:r w:rsidR="00E37A34">
          <w:rPr>
            <w:rFonts w:ascii="Times New Roman" w:hAnsi="Times New Roman" w:cs="Times New Roman"/>
            <w:sz w:val="24"/>
            <w:szCs w:val="24"/>
          </w:rPr>
          <w:t xml:space="preserve"> And</w:t>
        </w:r>
      </w:ins>
      <w:ins w:id="94" w:author="Microsoft Office 用户" w:date="2018-04-14T17:33:00Z">
        <w:r w:rsidR="00E37A34" w:rsidRPr="008F1A14">
          <w:rPr>
            <w:rFonts w:ascii="Times New Roman" w:hAnsi="Times New Roman" w:cs="Times New Roman"/>
            <w:sz w:val="24"/>
            <w:szCs w:val="24"/>
          </w:rPr>
          <w:t xml:space="preserve"> we are going to use Random Forest, K-NN and SVM for classification.</w:t>
        </w:r>
        <w:r w:rsidR="00E37A34">
          <w:rPr>
            <w:rFonts w:ascii="Times New Roman" w:hAnsi="Times New Roman" w:cs="Times New Roman"/>
            <w:sz w:val="24"/>
            <w:szCs w:val="24"/>
          </w:rPr>
          <w:t xml:space="preserve"> </w:t>
        </w:r>
      </w:ins>
      <w:ins w:id="95" w:author="Microsoft Office 用户" w:date="2018-04-14T17:26:00Z">
        <w:r>
          <w:rPr>
            <w:rFonts w:ascii="Times New Roman" w:hAnsi="Times New Roman" w:cs="Times New Roman"/>
            <w:sz w:val="24"/>
            <w:szCs w:val="24"/>
          </w:rPr>
          <w:t xml:space="preserve">At last part we are going to </w:t>
        </w:r>
      </w:ins>
      <w:ins w:id="96" w:author="Microsoft Office 用户" w:date="2018-04-14T17:29:00Z">
        <w:r w:rsidRPr="008F1A14">
          <w:rPr>
            <w:rFonts w:ascii="Times New Roman" w:hAnsi="Times New Roman" w:cs="Times New Roman"/>
            <w:sz w:val="24"/>
            <w:szCs w:val="24"/>
          </w:rPr>
          <w:t>use the models trained with Seattle data to predict precipitation in another city to see whether the models are generally usable.</w:t>
        </w:r>
      </w:ins>
    </w:p>
    <w:p w14:paraId="38BDBFDE" w14:textId="77777777" w:rsidR="008F1A14" w:rsidRPr="008F1A14" w:rsidRDefault="008F1A14" w:rsidP="003859A9">
      <w:pPr>
        <w:spacing w:line="360" w:lineRule="auto"/>
        <w:rPr>
          <w:ins w:id="97" w:author="Microsoft Office 用户" w:date="2018-04-14T17:26:00Z"/>
          <w:rFonts w:ascii="Times New Roman" w:hAnsi="Times New Roman" w:cs="Times New Roman"/>
          <w:sz w:val="24"/>
          <w:szCs w:val="24"/>
          <w:rPrChange w:id="98" w:author="Microsoft Office 用户" w:date="2018-04-14T17:26:00Z">
            <w:rPr>
              <w:ins w:id="99" w:author="Microsoft Office 用户" w:date="2018-04-14T17:26:00Z"/>
              <w:rFonts w:ascii="Times New Roman" w:hAnsi="Times New Roman" w:cs="Times New Roman"/>
              <w:b/>
              <w:sz w:val="24"/>
              <w:szCs w:val="24"/>
            </w:rPr>
          </w:rPrChange>
        </w:rPr>
      </w:pPr>
    </w:p>
    <w:p w14:paraId="01FBA17C" w14:textId="77777777" w:rsidR="003859A9" w:rsidRPr="007459C8" w:rsidRDefault="003859A9" w:rsidP="003859A9">
      <w:pPr>
        <w:spacing w:line="360" w:lineRule="auto"/>
        <w:rPr>
          <w:ins w:id="100" w:author="Microsoft Office 用户" w:date="2018-04-14T16:35:00Z"/>
          <w:rFonts w:ascii="Times New Roman" w:hAnsi="Times New Roman" w:cs="Times New Roman"/>
          <w:b/>
          <w:sz w:val="24"/>
          <w:szCs w:val="24"/>
        </w:rPr>
      </w:pPr>
      <w:ins w:id="101" w:author="Microsoft Office 用户" w:date="2018-04-14T16:35:00Z">
        <w:r w:rsidRPr="007459C8">
          <w:rPr>
            <w:rFonts w:ascii="Times New Roman" w:hAnsi="Times New Roman" w:cs="Times New Roman"/>
            <w:b/>
            <w:sz w:val="24"/>
            <w:szCs w:val="24"/>
          </w:rPr>
          <w:t xml:space="preserve">Random Forest </w:t>
        </w:r>
      </w:ins>
    </w:p>
    <w:p w14:paraId="2D6EB869" w14:textId="77777777" w:rsidR="003859A9" w:rsidRPr="007459C8" w:rsidRDefault="003859A9" w:rsidP="003859A9">
      <w:pPr>
        <w:spacing w:line="360" w:lineRule="auto"/>
        <w:jc w:val="both"/>
        <w:rPr>
          <w:ins w:id="102" w:author="Microsoft Office 用户" w:date="2018-04-14T16:35:00Z"/>
          <w:rFonts w:ascii="Times New Roman" w:hAnsi="Times New Roman" w:cs="Times New Roman"/>
        </w:rPr>
      </w:pPr>
      <w:ins w:id="103" w:author="Microsoft Office 用户" w:date="2018-04-14T16:35:00Z">
        <w:r w:rsidRPr="007459C8">
          <w:rPr>
            <w:rFonts w:ascii="Times New Roman" w:hAnsi="Times New Roman" w:cs="Times New Roman"/>
          </w:rPr>
          <w:t xml:space="preserve">Random Forest is an algorithm developed from decision tree. Trees that are grown very deep tend to learn highly irregular patterns: they overfit their training sets. Random forests are a way of averaging multiple deep decision trees, trained on different parts of the same training set, with the goal of reducing the variance. This comes at the expense of a small increase in the bias and some loss of interpretability, but generally greatly boosts the performance in the final model. </w:t>
        </w:r>
      </w:ins>
    </w:p>
    <w:p w14:paraId="0BA56DFD" w14:textId="77777777" w:rsidR="003859A9" w:rsidRPr="007459C8" w:rsidRDefault="003859A9" w:rsidP="003859A9">
      <w:pPr>
        <w:spacing w:line="360" w:lineRule="auto"/>
        <w:jc w:val="both"/>
        <w:rPr>
          <w:ins w:id="104" w:author="Microsoft Office 用户" w:date="2018-04-14T16:35:00Z"/>
          <w:rFonts w:ascii="Times New Roman" w:hAnsi="Times New Roman" w:cs="Times New Roman"/>
        </w:rPr>
      </w:pPr>
      <w:ins w:id="105" w:author="Microsoft Office 用户" w:date="2018-04-14T16:35:00Z">
        <w:r w:rsidRPr="007459C8">
          <w:rPr>
            <w:rFonts w:ascii="Times New Roman" w:hAnsi="Times New Roman" w:cs="Times New Roman"/>
          </w:rPr>
          <w:t xml:space="preserve">The major advantage of random forest is that it is robust against the collinearity, and we can rank the importance of variable based on out-of-bag error (Breiman L (2001). "Random Forests"). As it is easy to carry out and require no data assumption, we decided to first run it to get a better idea about which variable is more vital in weather forecast.  </w:t>
        </w:r>
      </w:ins>
    </w:p>
    <w:p w14:paraId="64794538" w14:textId="77777777" w:rsidR="003859A9" w:rsidRDefault="003859A9" w:rsidP="003859A9">
      <w:pPr>
        <w:spacing w:line="360" w:lineRule="auto"/>
        <w:jc w:val="both"/>
        <w:rPr>
          <w:ins w:id="106" w:author="Microsoft Office 用户" w:date="2018-04-14T16:35:00Z"/>
          <w:rFonts w:ascii="Times New Roman" w:hAnsi="Times New Roman" w:cs="Times New Roman"/>
        </w:rPr>
      </w:pPr>
      <w:ins w:id="107" w:author="Microsoft Office 用户" w:date="2018-04-14T16:35:00Z">
        <w:r w:rsidRPr="007459C8">
          <w:rPr>
            <w:rFonts w:ascii="Times New Roman" w:hAnsi="Times New Roman" w:cs="Times New Roman"/>
          </w:rPr>
          <w:t>As shown in figure 1, the PRCP is the most important variable. This is intuitively correct as it is the most relative variable. Also we can see our feature engineering plays an important role. The TDIF (temperature difference) and other variables about wind are ranking from 2</w:t>
        </w:r>
        <w:r w:rsidRPr="007459C8">
          <w:rPr>
            <w:rFonts w:ascii="Times New Roman" w:hAnsi="Times New Roman" w:cs="Times New Roman"/>
            <w:vertAlign w:val="superscript"/>
          </w:rPr>
          <w:t>nd</w:t>
        </w:r>
        <w:r w:rsidRPr="007459C8">
          <w:rPr>
            <w:rFonts w:ascii="Times New Roman" w:hAnsi="Times New Roman" w:cs="Times New Roman"/>
          </w:rPr>
          <w:t xml:space="preserve"> to 6</w:t>
        </w:r>
        <w:r w:rsidRPr="007459C8">
          <w:rPr>
            <w:rFonts w:ascii="Times New Roman" w:hAnsi="Times New Roman" w:cs="Times New Roman"/>
            <w:vertAlign w:val="superscript"/>
          </w:rPr>
          <w:t>th</w:t>
        </w:r>
        <w:r w:rsidRPr="007459C8">
          <w:rPr>
            <w:rFonts w:ascii="Times New Roman" w:hAnsi="Times New Roman" w:cs="Times New Roman"/>
          </w:rPr>
          <w:t>. This give us a sense of what variable should be used in the KNN, since KNN prefers a lower dimension input data.</w:t>
        </w:r>
        <w:r>
          <w:rPr>
            <w:rFonts w:ascii="Times New Roman" w:hAnsi="Times New Roman" w:cs="Times New Roman"/>
          </w:rPr>
          <w:t xml:space="preserve"> </w:t>
        </w:r>
      </w:ins>
    </w:p>
    <w:p w14:paraId="1B616C08" w14:textId="77777777" w:rsidR="003859A9" w:rsidRDefault="003859A9" w:rsidP="003859A9">
      <w:pPr>
        <w:spacing w:line="360" w:lineRule="auto"/>
        <w:jc w:val="both"/>
        <w:rPr>
          <w:ins w:id="108" w:author="Microsoft Office 用户" w:date="2018-04-14T16:35:00Z"/>
          <w:rFonts w:ascii="Times New Roman" w:hAnsi="Times New Roman" w:cs="Times New Roman"/>
        </w:rPr>
      </w:pPr>
      <w:ins w:id="109" w:author="Microsoft Office 用户" w:date="2018-04-14T16:35:00Z">
        <w:r w:rsidRPr="007459C8">
          <w:rPr>
            <w:rFonts w:ascii="Times New Roman" w:hAnsi="Times New Roman" w:cs="Times New Roman"/>
          </w:rPr>
          <w:lastRenderedPageBreak/>
          <w:t xml:space="preserve">In figure 2, the error rate become stable when tree number is larger than 100. As the red line is the </w:t>
        </w:r>
        <w:r>
          <w:rPr>
            <w:rFonts w:ascii="Times New Roman" w:hAnsi="Times New Roman" w:cs="Times New Roman"/>
          </w:rPr>
          <w:t xml:space="preserve">training </w:t>
        </w:r>
        <w:r w:rsidRPr="007459C8">
          <w:rPr>
            <w:rFonts w:ascii="Times New Roman" w:hAnsi="Times New Roman" w:cs="Times New Roman"/>
          </w:rPr>
          <w:t>e</w:t>
        </w:r>
        <w:r>
          <w:rPr>
            <w:rFonts w:ascii="Times New Roman" w:hAnsi="Times New Roman" w:cs="Times New Roman"/>
          </w:rPr>
          <w:t>rror rate of predicting non-precipitat</w:t>
        </w:r>
        <w:r>
          <w:rPr>
            <w:rFonts w:ascii="Times New Roman" w:hAnsi="Times New Roman" w:cs="Times New Roman" w:hint="eastAsia"/>
            <w:lang w:eastAsia="zh-CN"/>
          </w:rPr>
          <w:t>ed</w:t>
        </w:r>
        <w:r w:rsidRPr="007459C8">
          <w:rPr>
            <w:rFonts w:ascii="Times New Roman" w:hAnsi="Times New Roman" w:cs="Times New Roman"/>
          </w:rPr>
          <w:t xml:space="preserve"> day</w:t>
        </w:r>
        <w:r>
          <w:rPr>
            <w:rFonts w:ascii="Times New Roman" w:hAnsi="Times New Roman" w:cs="Times New Roman"/>
          </w:rPr>
          <w:t>s and the green line is the precipitated</w:t>
        </w:r>
        <w:r w:rsidRPr="007459C8">
          <w:rPr>
            <w:rFonts w:ascii="Times New Roman" w:hAnsi="Times New Roman" w:cs="Times New Roman"/>
          </w:rPr>
          <w:t xml:space="preserve"> days. The model has a be</w:t>
        </w:r>
        <w:r>
          <w:rPr>
            <w:rFonts w:ascii="Times New Roman" w:hAnsi="Times New Roman" w:cs="Times New Roman"/>
          </w:rPr>
          <w:t>tter ability in predicting non-precipitated</w:t>
        </w:r>
        <w:r w:rsidRPr="007459C8">
          <w:rPr>
            <w:rFonts w:ascii="Times New Roman" w:hAnsi="Times New Roman" w:cs="Times New Roman"/>
          </w:rPr>
          <w:t xml:space="preserve"> days. This can be numerically confirmed from the confusion matrix in table 1. The type 1 error is </w:t>
        </w:r>
        <w:r>
          <w:rPr>
            <w:rFonts w:ascii="Times New Roman" w:hAnsi="Times New Roman" w:cs="Times New Roman"/>
          </w:rPr>
          <w:t xml:space="preserve">significantly </w:t>
        </w:r>
        <w:r w:rsidRPr="007459C8">
          <w:rPr>
            <w:rFonts w:ascii="Times New Roman" w:hAnsi="Times New Roman" w:cs="Times New Roman"/>
          </w:rPr>
          <w:t xml:space="preserve">lower than type 2 error, which means model make more mistake in predicting rain days. The overall training errors are shown in table 1.  </w:t>
        </w:r>
      </w:ins>
    </w:p>
    <w:p w14:paraId="037A3DF6" w14:textId="77777777" w:rsidR="003859A9" w:rsidRPr="007459C8" w:rsidRDefault="003859A9" w:rsidP="003859A9">
      <w:pPr>
        <w:spacing w:line="360" w:lineRule="auto"/>
        <w:rPr>
          <w:ins w:id="110" w:author="Microsoft Office 用户" w:date="2018-04-14T16:35:00Z"/>
          <w:rFonts w:ascii="Times New Roman" w:hAnsi="Times New Roman" w:cs="Times New Roman"/>
        </w:rPr>
      </w:pPr>
      <w:ins w:id="111" w:author="Microsoft Office 用户" w:date="2018-04-14T16:35:00Z">
        <w:r>
          <w:rPr>
            <w:rFonts w:ascii="Times New Roman" w:hAnsi="Times New Roman" w:cs="Times New Roman"/>
          </w:rPr>
          <w:t>Although random forest has</w:t>
        </w:r>
        <w:r w:rsidRPr="007459C8">
          <w:rPr>
            <w:rFonts w:ascii="Times New Roman" w:hAnsi="Times New Roman" w:cs="Times New Roman"/>
          </w:rPr>
          <w:t xml:space="preserve"> many advantages, it still can’t deal with the situation when data are not linear separable. So in that case we </w:t>
        </w:r>
        <w:r>
          <w:rPr>
            <w:rFonts w:ascii="Times New Roman" w:hAnsi="Times New Roman" w:cs="Times New Roman"/>
          </w:rPr>
          <w:t xml:space="preserve">try </w:t>
        </w:r>
        <w:r w:rsidRPr="007459C8">
          <w:rPr>
            <w:rFonts w:ascii="Times New Roman" w:hAnsi="Times New Roman" w:cs="Times New Roman"/>
          </w:rPr>
          <w:t xml:space="preserve">kernel SVM for the next step.  </w:t>
        </w:r>
      </w:ins>
    </w:p>
    <w:p w14:paraId="03A7ABAF" w14:textId="77777777" w:rsidR="003859A9" w:rsidRPr="007459C8" w:rsidRDefault="003859A9" w:rsidP="003859A9">
      <w:pPr>
        <w:spacing w:line="360" w:lineRule="auto"/>
        <w:jc w:val="both"/>
        <w:rPr>
          <w:ins w:id="112" w:author="Microsoft Office 用户" w:date="2018-04-14T16:35:00Z"/>
          <w:rFonts w:ascii="Times New Roman" w:hAnsi="Times New Roman" w:cs="Times New Roman"/>
        </w:rPr>
      </w:pPr>
    </w:p>
    <w:p w14:paraId="52721D95" w14:textId="77777777" w:rsidR="003859A9" w:rsidRPr="007459C8" w:rsidRDefault="003859A9" w:rsidP="003859A9">
      <w:pPr>
        <w:spacing w:line="360" w:lineRule="auto"/>
        <w:rPr>
          <w:ins w:id="113" w:author="Microsoft Office 用户" w:date="2018-04-14T16:35:00Z"/>
          <w:rFonts w:ascii="Times New Roman" w:hAnsi="Times New Roman" w:cs="Times New Roman"/>
        </w:rPr>
      </w:pPr>
      <w:ins w:id="114" w:author="Microsoft Office 用户" w:date="2018-04-14T16:35:00Z">
        <w:r>
          <w:rPr>
            <w:rFonts w:ascii="Times New Roman" w:hAnsi="Times New Roman" w:cs="Times New Roman"/>
            <w:noProof/>
            <w:lang w:eastAsia="zh-CN"/>
            <w:rPrChange w:id="115" w:author="Unknown">
              <w:rPr>
                <w:noProof/>
                <w:lang w:eastAsia="zh-CN"/>
              </w:rPr>
            </w:rPrChange>
          </w:rPr>
          <w:drawing>
            <wp:inline distT="0" distB="0" distL="0" distR="0" wp14:anchorId="1F4F48D5" wp14:editId="3FA9E307">
              <wp:extent cx="2977200" cy="2430000"/>
              <wp:effectExtent l="0" t="0" r="0" b="8890"/>
              <wp:docPr id="1" name="图片 1" descr="../../../../Google%20云端硬盘/503/project/Report/plot%20Shengchen%20Hao/randomforest%20impor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20云端硬盘/503/project/Report/plot%20Shengchen%20Hao/randomforest%20importanc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77200" cy="2430000"/>
                      </a:xfrm>
                      <a:prstGeom prst="rect">
                        <a:avLst/>
                      </a:prstGeom>
                      <a:noFill/>
                      <a:ln>
                        <a:noFill/>
                      </a:ln>
                    </pic:spPr>
                  </pic:pic>
                </a:graphicData>
              </a:graphic>
            </wp:inline>
          </w:drawing>
        </w:r>
        <w:r>
          <w:rPr>
            <w:rFonts w:ascii="Times New Roman" w:hAnsi="Times New Roman" w:cs="Times New Roman"/>
            <w:noProof/>
            <w:lang w:eastAsia="zh-CN"/>
            <w:rPrChange w:id="116" w:author="Unknown">
              <w:rPr>
                <w:noProof/>
                <w:lang w:eastAsia="zh-CN"/>
              </w:rPr>
            </w:rPrChange>
          </w:rPr>
          <w:drawing>
            <wp:inline distT="0" distB="0" distL="0" distR="0" wp14:anchorId="7377609A" wp14:editId="45C1E4B6">
              <wp:extent cx="2746800" cy="2419200"/>
              <wp:effectExtent l="0" t="0" r="0" b="0"/>
              <wp:docPr id="3" name="图片 3" descr="../../../../Google%20云端硬盘/503/project/Report/plot%20Shengchen%20Hao/random%20forest%20trainerro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20云端硬盘/503/project/Report/plot%20Shengchen%20Hao/random%20forest%20trainerror.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6800" cy="2419200"/>
                      </a:xfrm>
                      <a:prstGeom prst="rect">
                        <a:avLst/>
                      </a:prstGeom>
                      <a:noFill/>
                      <a:ln>
                        <a:noFill/>
                      </a:ln>
                    </pic:spPr>
                  </pic:pic>
                </a:graphicData>
              </a:graphic>
            </wp:inline>
          </w:drawing>
        </w:r>
      </w:ins>
    </w:p>
    <w:p w14:paraId="7EE5C221" w14:textId="77777777" w:rsidR="003859A9" w:rsidRPr="007459C8" w:rsidRDefault="003859A9" w:rsidP="003859A9">
      <w:pPr>
        <w:spacing w:line="360" w:lineRule="auto"/>
        <w:jc w:val="center"/>
        <w:rPr>
          <w:ins w:id="117" w:author="Microsoft Office 用户" w:date="2018-04-14T16:35:00Z"/>
          <w:rFonts w:ascii="Times New Roman" w:hAnsi="Times New Roman" w:cs="Times New Roman"/>
        </w:rPr>
      </w:pPr>
      <w:ins w:id="118" w:author="Microsoft Office 用户" w:date="2018-04-14T16:35:00Z">
        <w:r w:rsidRPr="007459C8">
          <w:rPr>
            <w:rFonts w:ascii="Times New Roman" w:hAnsi="Times New Roman" w:cs="Times New Roman"/>
          </w:rPr>
          <w:t xml:space="preserve">Figure 1: Importance of Attributes  </w:t>
        </w:r>
      </w:ins>
    </w:p>
    <w:p w14:paraId="4F55667F" w14:textId="77777777" w:rsidR="003859A9" w:rsidRPr="007459C8" w:rsidRDefault="003859A9" w:rsidP="003859A9">
      <w:pPr>
        <w:spacing w:line="360" w:lineRule="auto"/>
        <w:jc w:val="center"/>
        <w:rPr>
          <w:ins w:id="119" w:author="Microsoft Office 用户" w:date="2018-04-14T16:35:00Z"/>
          <w:rFonts w:ascii="Times New Roman" w:hAnsi="Times New Roman" w:cs="Times New Roman"/>
        </w:rPr>
      </w:pPr>
      <w:ins w:id="120" w:author="Microsoft Office 用户" w:date="2018-04-14T16:35:00Z">
        <w:r w:rsidRPr="007459C8">
          <w:rPr>
            <w:rFonts w:ascii="Times New Roman" w:hAnsi="Times New Roman" w:cs="Times New Roman"/>
          </w:rPr>
          <w:t xml:space="preserve"> </w:t>
        </w:r>
      </w:ins>
    </w:p>
    <w:p w14:paraId="1A49EF61" w14:textId="77777777" w:rsidR="003859A9" w:rsidRPr="007459C8" w:rsidRDefault="003859A9" w:rsidP="003859A9">
      <w:pPr>
        <w:spacing w:line="360" w:lineRule="auto"/>
        <w:jc w:val="center"/>
        <w:rPr>
          <w:ins w:id="121" w:author="Microsoft Office 用户" w:date="2018-04-14T16:35:00Z"/>
          <w:rFonts w:ascii="Times New Roman" w:hAnsi="Times New Roman" w:cs="Times New Roman"/>
        </w:rPr>
      </w:pPr>
      <w:ins w:id="122" w:author="Microsoft Office 用户" w:date="2018-04-14T16:35:00Z">
        <w:r w:rsidRPr="007459C8">
          <w:rPr>
            <w:rFonts w:ascii="Times New Roman" w:hAnsi="Times New Roman" w:cs="Times New Roman"/>
          </w:rPr>
          <w:t xml:space="preserve">Figure 2: Error Rate of Random Forest on Train Data </w:t>
        </w:r>
      </w:ins>
    </w:p>
    <w:tbl>
      <w:tblPr>
        <w:tblW w:w="5980" w:type="dxa"/>
        <w:jc w:val="center"/>
        <w:tblLook w:val="04A0" w:firstRow="1" w:lastRow="0" w:firstColumn="1" w:lastColumn="0" w:noHBand="0" w:noVBand="1"/>
      </w:tblPr>
      <w:tblGrid>
        <w:gridCol w:w="1133"/>
        <w:gridCol w:w="1301"/>
        <w:gridCol w:w="1217"/>
        <w:gridCol w:w="1053"/>
        <w:gridCol w:w="1276"/>
      </w:tblGrid>
      <w:tr w:rsidR="003859A9" w:rsidRPr="007459C8" w14:paraId="52C4A033" w14:textId="77777777" w:rsidTr="004C4085">
        <w:trPr>
          <w:trHeight w:val="300"/>
          <w:jc w:val="center"/>
          <w:ins w:id="123" w:author="Microsoft Office 用户" w:date="2018-04-14T16:35:00Z"/>
        </w:trPr>
        <w:tc>
          <w:tcPr>
            <w:tcW w:w="1133" w:type="dxa"/>
            <w:tcBorders>
              <w:top w:val="nil"/>
              <w:left w:val="nil"/>
              <w:bottom w:val="single" w:sz="4" w:space="0" w:color="auto"/>
              <w:right w:val="nil"/>
            </w:tcBorders>
            <w:shd w:val="clear" w:color="auto" w:fill="auto"/>
            <w:noWrap/>
            <w:vAlign w:val="center"/>
            <w:hideMark/>
          </w:tcPr>
          <w:p w14:paraId="21711C87" w14:textId="77777777" w:rsidR="003859A9" w:rsidRPr="007459C8" w:rsidRDefault="003859A9" w:rsidP="004C4085">
            <w:pPr>
              <w:spacing w:after="0" w:line="360" w:lineRule="auto"/>
              <w:jc w:val="center"/>
              <w:rPr>
                <w:ins w:id="124" w:author="Microsoft Office 用户" w:date="2018-04-14T16:35:00Z"/>
                <w:rFonts w:ascii="Times New Roman" w:eastAsia="Times New Roman" w:hAnsi="Times New Roman" w:cs="Times New Roman"/>
                <w:color w:val="000000"/>
              </w:rPr>
            </w:pPr>
            <w:ins w:id="125" w:author="Microsoft Office 用户" w:date="2018-04-14T16:35:00Z">
              <w:r w:rsidRPr="007459C8">
                <w:rPr>
                  <w:rFonts w:ascii="Times New Roman" w:eastAsia="Times New Roman" w:hAnsi="Times New Roman" w:cs="Times New Roman"/>
                  <w:color w:val="000000"/>
                </w:rPr>
                <w:t> </w:t>
              </w:r>
            </w:ins>
          </w:p>
        </w:tc>
        <w:tc>
          <w:tcPr>
            <w:tcW w:w="1301" w:type="dxa"/>
            <w:tcBorders>
              <w:top w:val="nil"/>
              <w:left w:val="nil"/>
              <w:bottom w:val="single" w:sz="4" w:space="0" w:color="auto"/>
              <w:right w:val="nil"/>
            </w:tcBorders>
            <w:shd w:val="clear" w:color="auto" w:fill="auto"/>
            <w:noWrap/>
            <w:vAlign w:val="center"/>
            <w:hideMark/>
          </w:tcPr>
          <w:p w14:paraId="0B603B0B" w14:textId="77777777" w:rsidR="003859A9" w:rsidRPr="007459C8" w:rsidRDefault="003859A9" w:rsidP="004C4085">
            <w:pPr>
              <w:spacing w:after="0" w:line="360" w:lineRule="auto"/>
              <w:jc w:val="center"/>
              <w:rPr>
                <w:ins w:id="126" w:author="Microsoft Office 用户" w:date="2018-04-14T16:35:00Z"/>
                <w:rFonts w:ascii="Times New Roman" w:eastAsia="Times New Roman" w:hAnsi="Times New Roman" w:cs="Times New Roman"/>
                <w:color w:val="000000"/>
              </w:rPr>
            </w:pPr>
            <w:ins w:id="127" w:author="Microsoft Office 用户" w:date="2018-04-14T16:35:00Z">
              <w:r w:rsidRPr="007459C8">
                <w:rPr>
                  <w:rFonts w:ascii="Times New Roman" w:eastAsia="Times New Roman" w:hAnsi="Times New Roman" w:cs="Times New Roman"/>
                  <w:color w:val="000000"/>
                </w:rPr>
                <w:t> </w:t>
              </w:r>
            </w:ins>
          </w:p>
        </w:tc>
        <w:tc>
          <w:tcPr>
            <w:tcW w:w="2270" w:type="dxa"/>
            <w:gridSpan w:val="2"/>
            <w:tcBorders>
              <w:top w:val="nil"/>
              <w:left w:val="nil"/>
              <w:bottom w:val="single" w:sz="4" w:space="0" w:color="auto"/>
              <w:right w:val="nil"/>
            </w:tcBorders>
            <w:shd w:val="clear" w:color="auto" w:fill="auto"/>
            <w:noWrap/>
            <w:vAlign w:val="center"/>
            <w:hideMark/>
          </w:tcPr>
          <w:p w14:paraId="05C5B9DD" w14:textId="77777777" w:rsidR="003859A9" w:rsidRPr="007459C8" w:rsidRDefault="003859A9" w:rsidP="004C4085">
            <w:pPr>
              <w:spacing w:after="0" w:line="360" w:lineRule="auto"/>
              <w:jc w:val="center"/>
              <w:rPr>
                <w:ins w:id="128" w:author="Microsoft Office 用户" w:date="2018-04-14T16:35:00Z"/>
                <w:rFonts w:ascii="Times New Roman" w:eastAsia="Times New Roman" w:hAnsi="Times New Roman" w:cs="Times New Roman"/>
                <w:color w:val="000000"/>
              </w:rPr>
            </w:pPr>
            <w:ins w:id="129" w:author="Microsoft Office 用户" w:date="2018-04-14T16:35:00Z">
              <w:r w:rsidRPr="007459C8">
                <w:rPr>
                  <w:rFonts w:ascii="Times New Roman" w:eastAsia="Times New Roman" w:hAnsi="Times New Roman" w:cs="Times New Roman"/>
                  <w:color w:val="000000"/>
                </w:rPr>
                <w:t>True Condition</w:t>
              </w:r>
            </w:ins>
          </w:p>
        </w:tc>
        <w:tc>
          <w:tcPr>
            <w:tcW w:w="1276" w:type="dxa"/>
            <w:tcBorders>
              <w:top w:val="nil"/>
              <w:left w:val="nil"/>
              <w:bottom w:val="nil"/>
              <w:right w:val="nil"/>
            </w:tcBorders>
            <w:shd w:val="clear" w:color="auto" w:fill="auto"/>
            <w:noWrap/>
            <w:vAlign w:val="center"/>
            <w:hideMark/>
          </w:tcPr>
          <w:p w14:paraId="0D7814DA" w14:textId="77777777" w:rsidR="003859A9" w:rsidRPr="007459C8" w:rsidRDefault="003859A9" w:rsidP="004C4085">
            <w:pPr>
              <w:spacing w:after="0" w:line="360" w:lineRule="auto"/>
              <w:jc w:val="center"/>
              <w:rPr>
                <w:ins w:id="130" w:author="Microsoft Office 用户" w:date="2018-04-14T16:35:00Z"/>
                <w:rFonts w:ascii="Times New Roman" w:eastAsia="Times New Roman" w:hAnsi="Times New Roman" w:cs="Times New Roman"/>
                <w:color w:val="000000"/>
              </w:rPr>
            </w:pPr>
          </w:p>
        </w:tc>
      </w:tr>
      <w:tr w:rsidR="003859A9" w:rsidRPr="007459C8" w14:paraId="3C99B229" w14:textId="77777777" w:rsidTr="004C4085">
        <w:trPr>
          <w:trHeight w:val="300"/>
          <w:jc w:val="center"/>
          <w:ins w:id="131" w:author="Microsoft Office 用户" w:date="2018-04-14T16:35:00Z"/>
        </w:trPr>
        <w:tc>
          <w:tcPr>
            <w:tcW w:w="1133" w:type="dxa"/>
            <w:tcBorders>
              <w:top w:val="nil"/>
              <w:left w:val="nil"/>
              <w:bottom w:val="single" w:sz="4" w:space="0" w:color="auto"/>
              <w:right w:val="nil"/>
            </w:tcBorders>
            <w:shd w:val="clear" w:color="auto" w:fill="auto"/>
            <w:noWrap/>
            <w:vAlign w:val="center"/>
            <w:hideMark/>
          </w:tcPr>
          <w:p w14:paraId="5C42966C" w14:textId="77777777" w:rsidR="003859A9" w:rsidRPr="007459C8" w:rsidRDefault="003859A9" w:rsidP="004C4085">
            <w:pPr>
              <w:spacing w:after="0" w:line="360" w:lineRule="auto"/>
              <w:jc w:val="center"/>
              <w:rPr>
                <w:ins w:id="132" w:author="Microsoft Office 用户" w:date="2018-04-14T16:35:00Z"/>
                <w:rFonts w:ascii="Times New Roman" w:eastAsia="Times New Roman" w:hAnsi="Times New Roman" w:cs="Times New Roman"/>
                <w:color w:val="000000"/>
              </w:rPr>
            </w:pPr>
            <w:ins w:id="133" w:author="Microsoft Office 用户" w:date="2018-04-14T16:35:00Z">
              <w:r w:rsidRPr="007459C8">
                <w:rPr>
                  <w:rFonts w:ascii="Times New Roman" w:eastAsia="Times New Roman" w:hAnsi="Times New Roman" w:cs="Times New Roman"/>
                  <w:color w:val="000000"/>
                </w:rPr>
                <w:t> </w:t>
              </w:r>
            </w:ins>
          </w:p>
        </w:tc>
        <w:tc>
          <w:tcPr>
            <w:tcW w:w="1301" w:type="dxa"/>
            <w:tcBorders>
              <w:top w:val="nil"/>
              <w:left w:val="nil"/>
              <w:bottom w:val="single" w:sz="4" w:space="0" w:color="auto"/>
              <w:right w:val="nil"/>
            </w:tcBorders>
            <w:shd w:val="clear" w:color="auto" w:fill="auto"/>
            <w:noWrap/>
            <w:vAlign w:val="center"/>
            <w:hideMark/>
          </w:tcPr>
          <w:p w14:paraId="01919B88" w14:textId="77777777" w:rsidR="003859A9" w:rsidRPr="007459C8" w:rsidRDefault="003859A9" w:rsidP="004C4085">
            <w:pPr>
              <w:spacing w:after="0" w:line="360" w:lineRule="auto"/>
              <w:jc w:val="center"/>
              <w:rPr>
                <w:ins w:id="134" w:author="Microsoft Office 用户" w:date="2018-04-14T16:35:00Z"/>
                <w:rFonts w:ascii="Times New Roman" w:eastAsia="Times New Roman" w:hAnsi="Times New Roman" w:cs="Times New Roman"/>
                <w:color w:val="000000"/>
              </w:rPr>
            </w:pPr>
            <w:ins w:id="135" w:author="Microsoft Office 用户" w:date="2018-04-14T16:35:00Z">
              <w:r w:rsidRPr="007459C8">
                <w:rPr>
                  <w:rFonts w:ascii="Times New Roman" w:eastAsia="Times New Roman" w:hAnsi="Times New Roman" w:cs="Times New Roman"/>
                  <w:color w:val="000000"/>
                </w:rPr>
                <w:t> </w:t>
              </w:r>
            </w:ins>
          </w:p>
        </w:tc>
        <w:tc>
          <w:tcPr>
            <w:tcW w:w="1217" w:type="dxa"/>
            <w:tcBorders>
              <w:top w:val="nil"/>
              <w:left w:val="nil"/>
              <w:bottom w:val="nil"/>
              <w:right w:val="nil"/>
            </w:tcBorders>
            <w:shd w:val="clear" w:color="auto" w:fill="auto"/>
            <w:noWrap/>
            <w:vAlign w:val="center"/>
            <w:hideMark/>
          </w:tcPr>
          <w:p w14:paraId="4A087245" w14:textId="77777777" w:rsidR="003859A9" w:rsidRPr="007459C8" w:rsidRDefault="003859A9" w:rsidP="004C4085">
            <w:pPr>
              <w:spacing w:after="0" w:line="360" w:lineRule="auto"/>
              <w:jc w:val="center"/>
              <w:rPr>
                <w:ins w:id="136" w:author="Microsoft Office 用户" w:date="2018-04-14T16:35:00Z"/>
                <w:rFonts w:ascii="Times New Roman" w:eastAsia="Times New Roman" w:hAnsi="Times New Roman" w:cs="Times New Roman"/>
                <w:color w:val="000000"/>
              </w:rPr>
            </w:pPr>
            <w:ins w:id="137" w:author="Microsoft Office 用户" w:date="2018-04-14T16:35:00Z">
              <w:r w:rsidRPr="007459C8">
                <w:rPr>
                  <w:rFonts w:ascii="Times New Roman" w:eastAsia="Times New Roman" w:hAnsi="Times New Roman" w:cs="Times New Roman"/>
                  <w:color w:val="000000"/>
                </w:rPr>
                <w:t>Non-Rain</w:t>
              </w:r>
            </w:ins>
          </w:p>
        </w:tc>
        <w:tc>
          <w:tcPr>
            <w:tcW w:w="1053" w:type="dxa"/>
            <w:tcBorders>
              <w:top w:val="nil"/>
              <w:left w:val="nil"/>
              <w:bottom w:val="nil"/>
              <w:right w:val="nil"/>
            </w:tcBorders>
            <w:shd w:val="clear" w:color="auto" w:fill="auto"/>
            <w:noWrap/>
            <w:vAlign w:val="center"/>
            <w:hideMark/>
          </w:tcPr>
          <w:p w14:paraId="41148DF2" w14:textId="77777777" w:rsidR="003859A9" w:rsidRPr="007459C8" w:rsidRDefault="003859A9" w:rsidP="004C4085">
            <w:pPr>
              <w:spacing w:after="0" w:line="360" w:lineRule="auto"/>
              <w:jc w:val="center"/>
              <w:rPr>
                <w:ins w:id="138" w:author="Microsoft Office 用户" w:date="2018-04-14T16:35:00Z"/>
                <w:rFonts w:ascii="Times New Roman" w:eastAsia="Times New Roman" w:hAnsi="Times New Roman" w:cs="Times New Roman"/>
                <w:color w:val="000000"/>
              </w:rPr>
            </w:pPr>
            <w:ins w:id="139" w:author="Microsoft Office 用户" w:date="2018-04-14T16:35:00Z">
              <w:r w:rsidRPr="007459C8">
                <w:rPr>
                  <w:rFonts w:ascii="Times New Roman" w:eastAsia="Times New Roman" w:hAnsi="Times New Roman" w:cs="Times New Roman"/>
                  <w:color w:val="000000"/>
                </w:rPr>
                <w:t>Rain</w:t>
              </w:r>
            </w:ins>
          </w:p>
        </w:tc>
        <w:tc>
          <w:tcPr>
            <w:tcW w:w="1276" w:type="dxa"/>
            <w:tcBorders>
              <w:top w:val="single" w:sz="4" w:space="0" w:color="auto"/>
              <w:left w:val="nil"/>
              <w:bottom w:val="nil"/>
              <w:right w:val="nil"/>
            </w:tcBorders>
            <w:shd w:val="clear" w:color="auto" w:fill="auto"/>
            <w:noWrap/>
            <w:vAlign w:val="center"/>
            <w:hideMark/>
          </w:tcPr>
          <w:p w14:paraId="4C9649CA" w14:textId="77777777" w:rsidR="003859A9" w:rsidRPr="007459C8" w:rsidRDefault="003859A9" w:rsidP="004C4085">
            <w:pPr>
              <w:spacing w:after="0" w:line="360" w:lineRule="auto"/>
              <w:jc w:val="center"/>
              <w:rPr>
                <w:ins w:id="140" w:author="Microsoft Office 用户" w:date="2018-04-14T16:35:00Z"/>
                <w:rFonts w:ascii="Times New Roman" w:eastAsia="Times New Roman" w:hAnsi="Times New Roman" w:cs="Times New Roman"/>
                <w:color w:val="000000"/>
              </w:rPr>
            </w:pPr>
            <w:ins w:id="141" w:author="Microsoft Office 用户" w:date="2018-04-14T16:35:00Z">
              <w:r w:rsidRPr="007459C8">
                <w:rPr>
                  <w:rFonts w:ascii="Times New Roman" w:eastAsia="Times New Roman" w:hAnsi="Times New Roman" w:cs="Times New Roman"/>
                  <w:color w:val="000000"/>
                </w:rPr>
                <w:t> </w:t>
              </w:r>
            </w:ins>
          </w:p>
        </w:tc>
      </w:tr>
      <w:tr w:rsidR="003859A9" w:rsidRPr="007459C8" w14:paraId="1A450E7D" w14:textId="77777777" w:rsidTr="004C4085">
        <w:trPr>
          <w:trHeight w:val="300"/>
          <w:jc w:val="center"/>
          <w:ins w:id="142" w:author="Microsoft Office 用户" w:date="2018-04-14T16:35:00Z"/>
        </w:trPr>
        <w:tc>
          <w:tcPr>
            <w:tcW w:w="1133" w:type="dxa"/>
            <w:vMerge w:val="restart"/>
            <w:tcBorders>
              <w:top w:val="nil"/>
              <w:left w:val="nil"/>
              <w:bottom w:val="single" w:sz="4" w:space="0" w:color="000000"/>
              <w:right w:val="nil"/>
            </w:tcBorders>
            <w:shd w:val="clear" w:color="auto" w:fill="auto"/>
            <w:noWrap/>
            <w:vAlign w:val="center"/>
            <w:hideMark/>
          </w:tcPr>
          <w:p w14:paraId="6F549852" w14:textId="77777777" w:rsidR="003859A9" w:rsidRPr="007459C8" w:rsidRDefault="003859A9" w:rsidP="004C4085">
            <w:pPr>
              <w:spacing w:after="0" w:line="360" w:lineRule="auto"/>
              <w:jc w:val="center"/>
              <w:rPr>
                <w:ins w:id="143" w:author="Microsoft Office 用户" w:date="2018-04-14T16:35:00Z"/>
                <w:rFonts w:ascii="Times New Roman" w:eastAsia="Times New Roman" w:hAnsi="Times New Roman" w:cs="Times New Roman"/>
                <w:color w:val="000000"/>
              </w:rPr>
            </w:pPr>
            <w:ins w:id="144" w:author="Microsoft Office 用户" w:date="2018-04-14T16:35:00Z">
              <w:r w:rsidRPr="007459C8">
                <w:rPr>
                  <w:rFonts w:ascii="Times New Roman" w:eastAsia="Times New Roman" w:hAnsi="Times New Roman" w:cs="Times New Roman"/>
                  <w:color w:val="000000"/>
                </w:rPr>
                <w:t>prediction</w:t>
              </w:r>
            </w:ins>
          </w:p>
        </w:tc>
        <w:tc>
          <w:tcPr>
            <w:tcW w:w="1301" w:type="dxa"/>
            <w:tcBorders>
              <w:top w:val="nil"/>
              <w:left w:val="nil"/>
              <w:bottom w:val="single" w:sz="4" w:space="0" w:color="auto"/>
              <w:right w:val="nil"/>
            </w:tcBorders>
            <w:shd w:val="clear" w:color="auto" w:fill="auto"/>
            <w:noWrap/>
            <w:vAlign w:val="center"/>
            <w:hideMark/>
          </w:tcPr>
          <w:p w14:paraId="1B64824B" w14:textId="77777777" w:rsidR="003859A9" w:rsidRPr="007459C8" w:rsidRDefault="003859A9" w:rsidP="004C4085">
            <w:pPr>
              <w:spacing w:after="0" w:line="360" w:lineRule="auto"/>
              <w:jc w:val="center"/>
              <w:rPr>
                <w:ins w:id="145" w:author="Microsoft Office 用户" w:date="2018-04-14T16:35:00Z"/>
                <w:rFonts w:ascii="Times New Roman" w:eastAsia="Times New Roman" w:hAnsi="Times New Roman" w:cs="Times New Roman"/>
                <w:color w:val="000000"/>
              </w:rPr>
            </w:pPr>
            <w:ins w:id="146" w:author="Microsoft Office 用户" w:date="2018-04-14T16:35:00Z">
              <w:r w:rsidRPr="007459C8">
                <w:rPr>
                  <w:rFonts w:ascii="Times New Roman" w:eastAsia="Times New Roman" w:hAnsi="Times New Roman" w:cs="Times New Roman"/>
                  <w:color w:val="000000"/>
                </w:rPr>
                <w:t>Non-Rain</w:t>
              </w:r>
            </w:ins>
          </w:p>
        </w:tc>
        <w:tc>
          <w:tcPr>
            <w:tcW w:w="1217" w:type="dxa"/>
            <w:tcBorders>
              <w:top w:val="single" w:sz="4" w:space="0" w:color="auto"/>
              <w:left w:val="nil"/>
              <w:bottom w:val="single" w:sz="4" w:space="0" w:color="auto"/>
              <w:right w:val="nil"/>
            </w:tcBorders>
            <w:shd w:val="clear" w:color="auto" w:fill="auto"/>
            <w:noWrap/>
            <w:vAlign w:val="center"/>
            <w:hideMark/>
          </w:tcPr>
          <w:p w14:paraId="79E73E80" w14:textId="77777777" w:rsidR="003859A9" w:rsidRPr="007459C8" w:rsidRDefault="003859A9" w:rsidP="004C4085">
            <w:pPr>
              <w:spacing w:after="0" w:line="360" w:lineRule="auto"/>
              <w:jc w:val="center"/>
              <w:rPr>
                <w:ins w:id="147" w:author="Microsoft Office 用户" w:date="2018-04-14T16:35:00Z"/>
                <w:rFonts w:ascii="Times New Roman" w:eastAsia="Times New Roman" w:hAnsi="Times New Roman" w:cs="Times New Roman"/>
                <w:color w:val="000000"/>
              </w:rPr>
            </w:pPr>
            <w:ins w:id="148" w:author="Microsoft Office 用户" w:date="2018-04-14T16:35:00Z">
              <w:r>
                <w:rPr>
                  <w:rFonts w:ascii="Times New Roman" w:eastAsia="Times New Roman" w:hAnsi="Times New Roman" w:cs="Times New Roman"/>
                  <w:color w:val="000000"/>
                </w:rPr>
                <w:t>339</w:t>
              </w:r>
            </w:ins>
          </w:p>
        </w:tc>
        <w:tc>
          <w:tcPr>
            <w:tcW w:w="1053" w:type="dxa"/>
            <w:tcBorders>
              <w:top w:val="single" w:sz="4" w:space="0" w:color="auto"/>
              <w:left w:val="nil"/>
              <w:bottom w:val="single" w:sz="4" w:space="0" w:color="auto"/>
              <w:right w:val="nil"/>
            </w:tcBorders>
            <w:shd w:val="clear" w:color="auto" w:fill="auto"/>
            <w:noWrap/>
            <w:vAlign w:val="center"/>
            <w:hideMark/>
          </w:tcPr>
          <w:p w14:paraId="3755AABD" w14:textId="77777777" w:rsidR="003859A9" w:rsidRPr="007459C8" w:rsidRDefault="003859A9" w:rsidP="004C4085">
            <w:pPr>
              <w:spacing w:after="0" w:line="360" w:lineRule="auto"/>
              <w:jc w:val="center"/>
              <w:rPr>
                <w:ins w:id="149" w:author="Microsoft Office 用户" w:date="2018-04-14T16:35:00Z"/>
                <w:rFonts w:ascii="Times New Roman" w:eastAsia="Times New Roman" w:hAnsi="Times New Roman" w:cs="Times New Roman"/>
                <w:color w:val="000000"/>
              </w:rPr>
            </w:pPr>
            <w:ins w:id="150" w:author="Microsoft Office 用户" w:date="2018-04-14T16:35:00Z">
              <w:r>
                <w:rPr>
                  <w:rFonts w:ascii="Times New Roman" w:eastAsia="Times New Roman" w:hAnsi="Times New Roman" w:cs="Times New Roman"/>
                  <w:color w:val="000000"/>
                </w:rPr>
                <w:t>51</w:t>
              </w:r>
            </w:ins>
          </w:p>
        </w:tc>
        <w:tc>
          <w:tcPr>
            <w:tcW w:w="1276" w:type="dxa"/>
            <w:tcBorders>
              <w:top w:val="nil"/>
              <w:left w:val="nil"/>
              <w:bottom w:val="nil"/>
              <w:right w:val="nil"/>
            </w:tcBorders>
            <w:shd w:val="clear" w:color="auto" w:fill="auto"/>
            <w:noWrap/>
            <w:vAlign w:val="center"/>
            <w:hideMark/>
          </w:tcPr>
          <w:p w14:paraId="6C83E069" w14:textId="77777777" w:rsidR="003859A9" w:rsidRPr="007459C8" w:rsidRDefault="003859A9" w:rsidP="004C4085">
            <w:pPr>
              <w:spacing w:after="0" w:line="360" w:lineRule="auto"/>
              <w:jc w:val="center"/>
              <w:rPr>
                <w:ins w:id="151" w:author="Microsoft Office 用户" w:date="2018-04-14T16:35:00Z"/>
                <w:rFonts w:ascii="Times New Roman" w:eastAsia="Times New Roman" w:hAnsi="Times New Roman" w:cs="Times New Roman"/>
                <w:color w:val="000000"/>
              </w:rPr>
            </w:pPr>
          </w:p>
        </w:tc>
      </w:tr>
      <w:tr w:rsidR="003859A9" w:rsidRPr="007459C8" w14:paraId="28A5C62D" w14:textId="77777777" w:rsidTr="004C4085">
        <w:trPr>
          <w:trHeight w:val="300"/>
          <w:jc w:val="center"/>
          <w:ins w:id="152" w:author="Microsoft Office 用户" w:date="2018-04-14T16:35:00Z"/>
        </w:trPr>
        <w:tc>
          <w:tcPr>
            <w:tcW w:w="1133" w:type="dxa"/>
            <w:vMerge/>
            <w:tcBorders>
              <w:top w:val="nil"/>
              <w:left w:val="nil"/>
              <w:bottom w:val="single" w:sz="4" w:space="0" w:color="000000"/>
              <w:right w:val="nil"/>
            </w:tcBorders>
            <w:vAlign w:val="center"/>
            <w:hideMark/>
          </w:tcPr>
          <w:p w14:paraId="66498C14" w14:textId="77777777" w:rsidR="003859A9" w:rsidRPr="007459C8" w:rsidRDefault="003859A9" w:rsidP="004C4085">
            <w:pPr>
              <w:spacing w:after="0" w:line="360" w:lineRule="auto"/>
              <w:rPr>
                <w:ins w:id="153" w:author="Microsoft Office 用户" w:date="2018-04-14T16:35:00Z"/>
                <w:rFonts w:ascii="Times New Roman" w:eastAsia="Times New Roman" w:hAnsi="Times New Roman" w:cs="Times New Roman"/>
                <w:color w:val="000000"/>
              </w:rPr>
            </w:pPr>
          </w:p>
        </w:tc>
        <w:tc>
          <w:tcPr>
            <w:tcW w:w="1301" w:type="dxa"/>
            <w:tcBorders>
              <w:top w:val="nil"/>
              <w:left w:val="nil"/>
              <w:bottom w:val="single" w:sz="4" w:space="0" w:color="auto"/>
              <w:right w:val="nil"/>
            </w:tcBorders>
            <w:shd w:val="clear" w:color="auto" w:fill="auto"/>
            <w:noWrap/>
            <w:vAlign w:val="center"/>
            <w:hideMark/>
          </w:tcPr>
          <w:p w14:paraId="2E8FBDB9" w14:textId="77777777" w:rsidR="003859A9" w:rsidRPr="007459C8" w:rsidRDefault="003859A9" w:rsidP="004C4085">
            <w:pPr>
              <w:spacing w:after="0" w:line="360" w:lineRule="auto"/>
              <w:jc w:val="center"/>
              <w:rPr>
                <w:ins w:id="154" w:author="Microsoft Office 用户" w:date="2018-04-14T16:35:00Z"/>
                <w:rFonts w:ascii="Times New Roman" w:eastAsia="Times New Roman" w:hAnsi="Times New Roman" w:cs="Times New Roman"/>
                <w:color w:val="000000"/>
              </w:rPr>
            </w:pPr>
            <w:ins w:id="155" w:author="Microsoft Office 用户" w:date="2018-04-14T16:35:00Z">
              <w:r w:rsidRPr="007459C8">
                <w:rPr>
                  <w:rFonts w:ascii="Times New Roman" w:eastAsia="Times New Roman" w:hAnsi="Times New Roman" w:cs="Times New Roman"/>
                  <w:color w:val="000000"/>
                </w:rPr>
                <w:t>Rain</w:t>
              </w:r>
            </w:ins>
          </w:p>
        </w:tc>
        <w:tc>
          <w:tcPr>
            <w:tcW w:w="1217" w:type="dxa"/>
            <w:tcBorders>
              <w:top w:val="nil"/>
              <w:left w:val="nil"/>
              <w:bottom w:val="nil"/>
              <w:right w:val="nil"/>
            </w:tcBorders>
            <w:shd w:val="clear" w:color="auto" w:fill="auto"/>
            <w:noWrap/>
            <w:vAlign w:val="center"/>
            <w:hideMark/>
          </w:tcPr>
          <w:p w14:paraId="5B6E2F9B" w14:textId="77777777" w:rsidR="003859A9" w:rsidRPr="007459C8" w:rsidRDefault="003859A9" w:rsidP="004C4085">
            <w:pPr>
              <w:spacing w:after="0" w:line="360" w:lineRule="auto"/>
              <w:jc w:val="center"/>
              <w:rPr>
                <w:ins w:id="156" w:author="Microsoft Office 用户" w:date="2018-04-14T16:35:00Z"/>
                <w:rFonts w:ascii="Times New Roman" w:eastAsia="Times New Roman" w:hAnsi="Times New Roman" w:cs="Times New Roman"/>
                <w:color w:val="000000"/>
              </w:rPr>
            </w:pPr>
            <w:ins w:id="157" w:author="Microsoft Office 用户" w:date="2018-04-14T16:35:00Z">
              <w:r>
                <w:rPr>
                  <w:rFonts w:ascii="Times New Roman" w:eastAsia="Times New Roman" w:hAnsi="Times New Roman" w:cs="Times New Roman"/>
                  <w:color w:val="000000"/>
                </w:rPr>
                <w:t>52</w:t>
              </w:r>
            </w:ins>
          </w:p>
        </w:tc>
        <w:tc>
          <w:tcPr>
            <w:tcW w:w="1053" w:type="dxa"/>
            <w:tcBorders>
              <w:top w:val="nil"/>
              <w:left w:val="nil"/>
              <w:bottom w:val="single" w:sz="4" w:space="0" w:color="auto"/>
              <w:right w:val="nil"/>
            </w:tcBorders>
            <w:shd w:val="clear" w:color="auto" w:fill="auto"/>
            <w:noWrap/>
            <w:vAlign w:val="center"/>
            <w:hideMark/>
          </w:tcPr>
          <w:p w14:paraId="2D253F80" w14:textId="77777777" w:rsidR="003859A9" w:rsidRPr="007459C8" w:rsidRDefault="003859A9" w:rsidP="004C4085">
            <w:pPr>
              <w:spacing w:after="0" w:line="360" w:lineRule="auto"/>
              <w:jc w:val="center"/>
              <w:rPr>
                <w:ins w:id="158" w:author="Microsoft Office 用户" w:date="2018-04-14T16:35:00Z"/>
                <w:rFonts w:ascii="Times New Roman" w:eastAsia="Times New Roman" w:hAnsi="Times New Roman" w:cs="Times New Roman"/>
                <w:color w:val="000000"/>
              </w:rPr>
            </w:pPr>
            <w:ins w:id="159" w:author="Microsoft Office 用户" w:date="2018-04-14T16:35:00Z">
              <w:r>
                <w:rPr>
                  <w:rFonts w:ascii="Times New Roman" w:eastAsia="Times New Roman" w:hAnsi="Times New Roman" w:cs="Times New Roman"/>
                  <w:color w:val="000000"/>
                </w:rPr>
                <w:t>217</w:t>
              </w:r>
            </w:ins>
          </w:p>
        </w:tc>
        <w:tc>
          <w:tcPr>
            <w:tcW w:w="1276" w:type="dxa"/>
            <w:tcBorders>
              <w:top w:val="nil"/>
              <w:left w:val="nil"/>
              <w:bottom w:val="single" w:sz="4" w:space="0" w:color="auto"/>
              <w:right w:val="nil"/>
            </w:tcBorders>
            <w:shd w:val="clear" w:color="auto" w:fill="auto"/>
            <w:noWrap/>
            <w:vAlign w:val="center"/>
            <w:hideMark/>
          </w:tcPr>
          <w:p w14:paraId="0901E473" w14:textId="77777777" w:rsidR="003859A9" w:rsidRPr="007459C8" w:rsidRDefault="003859A9" w:rsidP="004C4085">
            <w:pPr>
              <w:spacing w:after="0" w:line="360" w:lineRule="auto"/>
              <w:jc w:val="center"/>
              <w:rPr>
                <w:ins w:id="160" w:author="Microsoft Office 用户" w:date="2018-04-14T16:35:00Z"/>
                <w:rFonts w:ascii="Times New Roman" w:eastAsia="Times New Roman" w:hAnsi="Times New Roman" w:cs="Times New Roman"/>
                <w:color w:val="000000"/>
              </w:rPr>
            </w:pPr>
            <w:ins w:id="161" w:author="Microsoft Office 用户" w:date="2018-04-14T16:35:00Z">
              <w:r w:rsidRPr="007459C8">
                <w:rPr>
                  <w:rFonts w:ascii="Times New Roman" w:eastAsia="Times New Roman" w:hAnsi="Times New Roman" w:cs="Times New Roman"/>
                  <w:color w:val="000000"/>
                </w:rPr>
                <w:t> </w:t>
              </w:r>
            </w:ins>
          </w:p>
        </w:tc>
      </w:tr>
      <w:tr w:rsidR="003859A9" w:rsidRPr="007459C8" w14:paraId="4F962F9E" w14:textId="77777777" w:rsidTr="004C4085">
        <w:trPr>
          <w:trHeight w:val="300"/>
          <w:jc w:val="center"/>
          <w:ins w:id="162" w:author="Microsoft Office 用户" w:date="2018-04-14T16:35:00Z"/>
        </w:trPr>
        <w:tc>
          <w:tcPr>
            <w:tcW w:w="1133" w:type="dxa"/>
            <w:tcBorders>
              <w:top w:val="nil"/>
              <w:left w:val="nil"/>
              <w:bottom w:val="nil"/>
              <w:right w:val="nil"/>
            </w:tcBorders>
            <w:shd w:val="clear" w:color="auto" w:fill="auto"/>
            <w:noWrap/>
            <w:vAlign w:val="center"/>
            <w:hideMark/>
          </w:tcPr>
          <w:p w14:paraId="7AB0813D" w14:textId="77777777" w:rsidR="003859A9" w:rsidRPr="007459C8" w:rsidRDefault="003859A9" w:rsidP="004C4085">
            <w:pPr>
              <w:spacing w:after="0" w:line="360" w:lineRule="auto"/>
              <w:jc w:val="center"/>
              <w:rPr>
                <w:ins w:id="163" w:author="Microsoft Office 用户" w:date="2018-04-14T16:35:00Z"/>
                <w:rFonts w:ascii="Times New Roman" w:eastAsia="Times New Roman" w:hAnsi="Times New Roman" w:cs="Times New Roman"/>
                <w:color w:val="000000"/>
              </w:rPr>
            </w:pPr>
          </w:p>
        </w:tc>
        <w:tc>
          <w:tcPr>
            <w:tcW w:w="1301" w:type="dxa"/>
            <w:tcBorders>
              <w:top w:val="nil"/>
              <w:left w:val="nil"/>
              <w:bottom w:val="single" w:sz="4" w:space="0" w:color="auto"/>
              <w:right w:val="nil"/>
            </w:tcBorders>
            <w:shd w:val="clear" w:color="auto" w:fill="auto"/>
            <w:noWrap/>
            <w:vAlign w:val="center"/>
            <w:hideMark/>
          </w:tcPr>
          <w:p w14:paraId="605AF9A5" w14:textId="77777777" w:rsidR="003859A9" w:rsidRPr="007459C8" w:rsidRDefault="003859A9" w:rsidP="004C4085">
            <w:pPr>
              <w:spacing w:after="0" w:line="360" w:lineRule="auto"/>
              <w:jc w:val="center"/>
              <w:rPr>
                <w:ins w:id="164" w:author="Microsoft Office 用户" w:date="2018-04-14T16:35:00Z"/>
                <w:rFonts w:ascii="Times New Roman" w:eastAsia="Times New Roman" w:hAnsi="Times New Roman" w:cs="Times New Roman"/>
                <w:color w:val="000000"/>
              </w:rPr>
            </w:pPr>
            <w:ins w:id="165" w:author="Microsoft Office 用户" w:date="2018-04-14T16:35:00Z">
              <w:r w:rsidRPr="007459C8">
                <w:rPr>
                  <w:rFonts w:ascii="Times New Roman" w:eastAsia="Times New Roman" w:hAnsi="Times New Roman" w:cs="Times New Roman"/>
                  <w:color w:val="000000"/>
                </w:rPr>
                <w:t>Error Rate</w:t>
              </w:r>
            </w:ins>
          </w:p>
        </w:tc>
        <w:tc>
          <w:tcPr>
            <w:tcW w:w="1217" w:type="dxa"/>
            <w:tcBorders>
              <w:top w:val="single" w:sz="4" w:space="0" w:color="auto"/>
              <w:left w:val="nil"/>
              <w:bottom w:val="single" w:sz="4" w:space="0" w:color="auto"/>
              <w:right w:val="nil"/>
            </w:tcBorders>
            <w:shd w:val="clear" w:color="auto" w:fill="auto"/>
            <w:noWrap/>
            <w:vAlign w:val="center"/>
            <w:hideMark/>
          </w:tcPr>
          <w:p w14:paraId="1D280BC8" w14:textId="77777777" w:rsidR="003859A9" w:rsidRPr="007459C8" w:rsidRDefault="003859A9" w:rsidP="004C4085">
            <w:pPr>
              <w:spacing w:after="0" w:line="360" w:lineRule="auto"/>
              <w:jc w:val="center"/>
              <w:rPr>
                <w:ins w:id="166" w:author="Microsoft Office 用户" w:date="2018-04-14T16:35:00Z"/>
                <w:rFonts w:ascii="Times New Roman" w:eastAsia="Times New Roman" w:hAnsi="Times New Roman" w:cs="Times New Roman"/>
                <w:color w:val="000000"/>
              </w:rPr>
            </w:pPr>
            <w:ins w:id="167" w:author="Microsoft Office 用户" w:date="2018-04-14T16:35:00Z">
              <w:r w:rsidRPr="007459C8">
                <w:rPr>
                  <w:rFonts w:ascii="Times New Roman" w:eastAsia="Times New Roman" w:hAnsi="Times New Roman" w:cs="Times New Roman"/>
                  <w:color w:val="000000"/>
                </w:rPr>
                <w:t>0.1</w:t>
              </w:r>
              <w:r>
                <w:rPr>
                  <w:rFonts w:ascii="Times New Roman" w:eastAsia="Times New Roman" w:hAnsi="Times New Roman" w:cs="Times New Roman"/>
                  <w:color w:val="000000"/>
                </w:rPr>
                <w:t>329</w:t>
              </w:r>
            </w:ins>
          </w:p>
        </w:tc>
        <w:tc>
          <w:tcPr>
            <w:tcW w:w="1053" w:type="dxa"/>
            <w:tcBorders>
              <w:top w:val="nil"/>
              <w:left w:val="nil"/>
              <w:bottom w:val="nil"/>
              <w:right w:val="nil"/>
            </w:tcBorders>
            <w:shd w:val="clear" w:color="auto" w:fill="auto"/>
            <w:noWrap/>
            <w:vAlign w:val="center"/>
            <w:hideMark/>
          </w:tcPr>
          <w:p w14:paraId="2458AD28" w14:textId="77777777" w:rsidR="003859A9" w:rsidRPr="007459C8" w:rsidRDefault="003859A9" w:rsidP="004C4085">
            <w:pPr>
              <w:spacing w:after="0" w:line="360" w:lineRule="auto"/>
              <w:jc w:val="center"/>
              <w:rPr>
                <w:ins w:id="168" w:author="Microsoft Office 用户" w:date="2018-04-14T16:35:00Z"/>
                <w:rFonts w:ascii="Times New Roman" w:eastAsia="Times New Roman" w:hAnsi="Times New Roman" w:cs="Times New Roman"/>
                <w:color w:val="000000"/>
              </w:rPr>
            </w:pPr>
            <w:ins w:id="169" w:author="Microsoft Office 用户" w:date="2018-04-14T16:35:00Z">
              <w:r w:rsidRPr="007459C8">
                <w:rPr>
                  <w:rFonts w:ascii="Times New Roman" w:eastAsia="Times New Roman" w:hAnsi="Times New Roman" w:cs="Times New Roman"/>
                  <w:color w:val="000000"/>
                </w:rPr>
                <w:t>0.1</w:t>
              </w:r>
              <w:r>
                <w:rPr>
                  <w:rFonts w:ascii="Times New Roman" w:eastAsia="Times New Roman" w:hAnsi="Times New Roman" w:cs="Times New Roman"/>
                  <w:color w:val="000000"/>
                </w:rPr>
                <w:t>902</w:t>
              </w:r>
            </w:ins>
          </w:p>
        </w:tc>
        <w:tc>
          <w:tcPr>
            <w:tcW w:w="1276" w:type="dxa"/>
            <w:tcBorders>
              <w:top w:val="nil"/>
              <w:left w:val="nil"/>
              <w:bottom w:val="nil"/>
              <w:right w:val="nil"/>
            </w:tcBorders>
            <w:shd w:val="clear" w:color="auto" w:fill="auto"/>
            <w:noWrap/>
            <w:vAlign w:val="center"/>
            <w:hideMark/>
          </w:tcPr>
          <w:p w14:paraId="78F7A587" w14:textId="77777777" w:rsidR="003859A9" w:rsidRPr="007459C8" w:rsidRDefault="003859A9" w:rsidP="004C4085">
            <w:pPr>
              <w:spacing w:after="0" w:line="360" w:lineRule="auto"/>
              <w:jc w:val="center"/>
              <w:rPr>
                <w:ins w:id="170" w:author="Microsoft Office 用户" w:date="2018-04-14T16:35:00Z"/>
                <w:rFonts w:ascii="Times New Roman" w:eastAsia="Times New Roman" w:hAnsi="Times New Roman" w:cs="Times New Roman"/>
                <w:color w:val="000000"/>
              </w:rPr>
            </w:pPr>
            <w:ins w:id="171" w:author="Microsoft Office 用户" w:date="2018-04-14T16:35:00Z">
              <w:r>
                <w:rPr>
                  <w:rFonts w:ascii="Times New Roman" w:eastAsia="Times New Roman" w:hAnsi="Times New Roman" w:cs="Times New Roman"/>
                  <w:color w:val="000000"/>
                </w:rPr>
                <w:t>0.1562</w:t>
              </w:r>
            </w:ins>
          </w:p>
        </w:tc>
      </w:tr>
      <w:tr w:rsidR="003859A9" w:rsidRPr="007459C8" w14:paraId="48D15159" w14:textId="77777777" w:rsidTr="004C4085">
        <w:trPr>
          <w:trHeight w:val="300"/>
          <w:jc w:val="center"/>
          <w:ins w:id="172" w:author="Microsoft Office 用户" w:date="2018-04-14T16:35:00Z"/>
        </w:trPr>
        <w:tc>
          <w:tcPr>
            <w:tcW w:w="1133" w:type="dxa"/>
            <w:tcBorders>
              <w:top w:val="nil"/>
              <w:left w:val="nil"/>
              <w:bottom w:val="single" w:sz="4" w:space="0" w:color="auto"/>
              <w:right w:val="nil"/>
            </w:tcBorders>
            <w:shd w:val="clear" w:color="auto" w:fill="auto"/>
            <w:noWrap/>
            <w:vAlign w:val="center"/>
            <w:hideMark/>
          </w:tcPr>
          <w:p w14:paraId="4FAD98BD" w14:textId="77777777" w:rsidR="003859A9" w:rsidRPr="007459C8" w:rsidRDefault="003859A9" w:rsidP="004C4085">
            <w:pPr>
              <w:spacing w:after="0" w:line="360" w:lineRule="auto"/>
              <w:jc w:val="center"/>
              <w:rPr>
                <w:ins w:id="173" w:author="Microsoft Office 用户" w:date="2018-04-14T16:35:00Z"/>
                <w:rFonts w:ascii="Times New Roman" w:eastAsia="Times New Roman" w:hAnsi="Times New Roman" w:cs="Times New Roman"/>
                <w:color w:val="000000"/>
              </w:rPr>
            </w:pPr>
            <w:ins w:id="174" w:author="Microsoft Office 用户" w:date="2018-04-14T16:35:00Z">
              <w:r w:rsidRPr="007459C8">
                <w:rPr>
                  <w:rFonts w:ascii="Times New Roman" w:eastAsia="Times New Roman" w:hAnsi="Times New Roman" w:cs="Times New Roman"/>
                  <w:color w:val="000000"/>
                </w:rPr>
                <w:t> </w:t>
              </w:r>
            </w:ins>
          </w:p>
        </w:tc>
        <w:tc>
          <w:tcPr>
            <w:tcW w:w="1301" w:type="dxa"/>
            <w:tcBorders>
              <w:top w:val="nil"/>
              <w:left w:val="nil"/>
              <w:bottom w:val="single" w:sz="4" w:space="0" w:color="auto"/>
              <w:right w:val="nil"/>
            </w:tcBorders>
            <w:shd w:val="clear" w:color="auto" w:fill="auto"/>
            <w:noWrap/>
            <w:vAlign w:val="center"/>
            <w:hideMark/>
          </w:tcPr>
          <w:p w14:paraId="51C96A6B" w14:textId="77777777" w:rsidR="003859A9" w:rsidRPr="007459C8" w:rsidRDefault="003859A9" w:rsidP="004C4085">
            <w:pPr>
              <w:spacing w:after="0" w:line="360" w:lineRule="auto"/>
              <w:jc w:val="center"/>
              <w:rPr>
                <w:ins w:id="175" w:author="Microsoft Office 用户" w:date="2018-04-14T16:35:00Z"/>
                <w:rFonts w:ascii="Times New Roman" w:eastAsia="Times New Roman" w:hAnsi="Times New Roman" w:cs="Times New Roman"/>
                <w:color w:val="000000"/>
              </w:rPr>
            </w:pPr>
            <w:ins w:id="176" w:author="Microsoft Office 用户" w:date="2018-04-14T16:35:00Z">
              <w:r w:rsidRPr="007459C8">
                <w:rPr>
                  <w:rFonts w:ascii="Times New Roman" w:eastAsia="Times New Roman" w:hAnsi="Times New Roman" w:cs="Times New Roman"/>
                  <w:color w:val="000000"/>
                </w:rPr>
                <w:t> </w:t>
              </w:r>
            </w:ins>
          </w:p>
        </w:tc>
        <w:tc>
          <w:tcPr>
            <w:tcW w:w="1217" w:type="dxa"/>
            <w:tcBorders>
              <w:top w:val="nil"/>
              <w:left w:val="nil"/>
              <w:bottom w:val="single" w:sz="4" w:space="0" w:color="auto"/>
              <w:right w:val="nil"/>
            </w:tcBorders>
            <w:shd w:val="clear" w:color="auto" w:fill="auto"/>
            <w:noWrap/>
            <w:vAlign w:val="center"/>
            <w:hideMark/>
          </w:tcPr>
          <w:p w14:paraId="370469F5" w14:textId="77777777" w:rsidR="003859A9" w:rsidRPr="007459C8" w:rsidRDefault="003859A9" w:rsidP="004C4085">
            <w:pPr>
              <w:spacing w:after="0" w:line="360" w:lineRule="auto"/>
              <w:jc w:val="center"/>
              <w:rPr>
                <w:ins w:id="177" w:author="Microsoft Office 用户" w:date="2018-04-14T16:35:00Z"/>
                <w:rFonts w:ascii="Times New Roman" w:eastAsia="Times New Roman" w:hAnsi="Times New Roman" w:cs="Times New Roman"/>
                <w:color w:val="000000"/>
              </w:rPr>
            </w:pPr>
            <w:ins w:id="178" w:author="Microsoft Office 用户" w:date="2018-04-14T16:35:00Z">
              <w:r w:rsidRPr="007459C8">
                <w:rPr>
                  <w:rFonts w:ascii="Times New Roman" w:eastAsia="Times New Roman" w:hAnsi="Times New Roman" w:cs="Times New Roman"/>
                  <w:color w:val="000000"/>
                </w:rPr>
                <w:t>Type I</w:t>
              </w:r>
            </w:ins>
          </w:p>
        </w:tc>
        <w:tc>
          <w:tcPr>
            <w:tcW w:w="1053" w:type="dxa"/>
            <w:tcBorders>
              <w:top w:val="single" w:sz="4" w:space="0" w:color="auto"/>
              <w:left w:val="nil"/>
              <w:bottom w:val="single" w:sz="4" w:space="0" w:color="auto"/>
              <w:right w:val="nil"/>
            </w:tcBorders>
            <w:shd w:val="clear" w:color="auto" w:fill="auto"/>
            <w:noWrap/>
            <w:vAlign w:val="center"/>
            <w:hideMark/>
          </w:tcPr>
          <w:p w14:paraId="3F61A2BD" w14:textId="77777777" w:rsidR="003859A9" w:rsidRPr="007459C8" w:rsidRDefault="003859A9" w:rsidP="004C4085">
            <w:pPr>
              <w:spacing w:after="0" w:line="360" w:lineRule="auto"/>
              <w:jc w:val="center"/>
              <w:rPr>
                <w:ins w:id="179" w:author="Microsoft Office 用户" w:date="2018-04-14T16:35:00Z"/>
                <w:rFonts w:ascii="Times New Roman" w:eastAsia="Times New Roman" w:hAnsi="Times New Roman" w:cs="Times New Roman"/>
                <w:color w:val="000000"/>
              </w:rPr>
            </w:pPr>
            <w:ins w:id="180" w:author="Microsoft Office 用户" w:date="2018-04-14T16:35:00Z">
              <w:r w:rsidRPr="007459C8">
                <w:rPr>
                  <w:rFonts w:ascii="Times New Roman" w:eastAsia="Times New Roman" w:hAnsi="Times New Roman" w:cs="Times New Roman"/>
                  <w:color w:val="000000"/>
                </w:rPr>
                <w:t>Type II</w:t>
              </w:r>
            </w:ins>
          </w:p>
        </w:tc>
        <w:tc>
          <w:tcPr>
            <w:tcW w:w="1276" w:type="dxa"/>
            <w:tcBorders>
              <w:top w:val="single" w:sz="4" w:space="0" w:color="auto"/>
              <w:left w:val="nil"/>
              <w:bottom w:val="single" w:sz="4" w:space="0" w:color="auto"/>
              <w:right w:val="nil"/>
            </w:tcBorders>
            <w:shd w:val="clear" w:color="auto" w:fill="auto"/>
            <w:noWrap/>
            <w:vAlign w:val="center"/>
            <w:hideMark/>
          </w:tcPr>
          <w:p w14:paraId="1FACF21F" w14:textId="77777777" w:rsidR="003859A9" w:rsidRPr="007459C8" w:rsidRDefault="003859A9" w:rsidP="004C4085">
            <w:pPr>
              <w:spacing w:after="0" w:line="360" w:lineRule="auto"/>
              <w:jc w:val="center"/>
              <w:rPr>
                <w:ins w:id="181" w:author="Microsoft Office 用户" w:date="2018-04-14T16:35:00Z"/>
                <w:rFonts w:ascii="Times New Roman" w:eastAsia="Times New Roman" w:hAnsi="Times New Roman" w:cs="Times New Roman"/>
                <w:color w:val="000000"/>
              </w:rPr>
            </w:pPr>
            <w:ins w:id="182" w:author="Microsoft Office 用户" w:date="2018-04-14T16:35:00Z">
              <w:r w:rsidRPr="007459C8">
                <w:rPr>
                  <w:rFonts w:ascii="Times New Roman" w:eastAsia="Times New Roman" w:hAnsi="Times New Roman" w:cs="Times New Roman"/>
                  <w:color w:val="000000"/>
                </w:rPr>
                <w:t>Overall</w:t>
              </w:r>
            </w:ins>
          </w:p>
        </w:tc>
      </w:tr>
    </w:tbl>
    <w:p w14:paraId="212AA51E" w14:textId="77777777" w:rsidR="003859A9" w:rsidRPr="007459C8" w:rsidRDefault="003859A9" w:rsidP="003859A9">
      <w:pPr>
        <w:spacing w:line="360" w:lineRule="auto"/>
        <w:rPr>
          <w:ins w:id="183" w:author="Microsoft Office 用户" w:date="2018-04-14T16:35:00Z"/>
          <w:rFonts w:ascii="Times New Roman" w:hAnsi="Times New Roman" w:cs="Times New Roman"/>
        </w:rPr>
      </w:pPr>
    </w:p>
    <w:p w14:paraId="7C0D24F2" w14:textId="77777777" w:rsidR="003859A9" w:rsidRDefault="003859A9" w:rsidP="003859A9">
      <w:pPr>
        <w:spacing w:line="360" w:lineRule="auto"/>
        <w:jc w:val="center"/>
        <w:rPr>
          <w:ins w:id="184" w:author="Microsoft Office 用户" w:date="2018-04-14T16:35:00Z"/>
          <w:rFonts w:ascii="Times New Roman" w:hAnsi="Times New Roman" w:cs="Times New Roman"/>
        </w:rPr>
      </w:pPr>
      <w:ins w:id="185" w:author="Microsoft Office 用户" w:date="2018-04-14T16:35:00Z">
        <w:r w:rsidRPr="007459C8">
          <w:rPr>
            <w:rFonts w:ascii="Times New Roman" w:hAnsi="Times New Roman" w:cs="Times New Roman"/>
          </w:rPr>
          <w:t>Table 1: Confusion Matrix and Error Rate</w:t>
        </w:r>
      </w:ins>
    </w:p>
    <w:p w14:paraId="62B0BF04" w14:textId="5C43D85E" w:rsidR="0031197B" w:rsidRPr="007459C8" w:rsidDel="003859A9" w:rsidRDefault="0031197B" w:rsidP="007459C8">
      <w:pPr>
        <w:spacing w:line="360" w:lineRule="auto"/>
        <w:rPr>
          <w:del w:id="186" w:author="Microsoft Office 用户" w:date="2018-04-14T16:34:00Z"/>
          <w:rFonts w:ascii="Times New Roman" w:hAnsi="Times New Roman" w:cs="Times New Roman"/>
        </w:rPr>
      </w:pPr>
    </w:p>
    <w:p w14:paraId="319CDB63" w14:textId="2CB80601" w:rsidR="0031197B" w:rsidRPr="007459C8" w:rsidDel="003859A9" w:rsidRDefault="0031197B" w:rsidP="007459C8">
      <w:pPr>
        <w:spacing w:line="360" w:lineRule="auto"/>
        <w:jc w:val="center"/>
        <w:rPr>
          <w:del w:id="187" w:author="Microsoft Office 用户" w:date="2018-04-14T16:34:00Z"/>
          <w:rFonts w:ascii="Times New Roman" w:hAnsi="Times New Roman" w:cs="Times New Roman"/>
        </w:rPr>
      </w:pPr>
      <w:del w:id="188" w:author="Microsoft Office 用户" w:date="2018-04-14T16:34:00Z">
        <w:r w:rsidRPr="007459C8" w:rsidDel="003859A9">
          <w:rPr>
            <w:rFonts w:ascii="Times New Roman" w:hAnsi="Times New Roman" w:cs="Times New Roman"/>
          </w:rPr>
          <w:delText>Table 1: Confusion Matrix and Error Rate</w:delText>
        </w:r>
        <w:r w:rsidR="009F3DC4" w:rsidDel="003859A9">
          <w:rPr>
            <w:rFonts w:ascii="Times New Roman" w:hAnsi="Times New Roman" w:cs="Times New Roman"/>
          </w:rPr>
          <w:delText xml:space="preserve"> on Test Data</w:delText>
        </w:r>
      </w:del>
    </w:p>
    <w:p w14:paraId="37D74D54" w14:textId="3E1D1650" w:rsidR="000D318A" w:rsidRPr="007459C8" w:rsidDel="003859A9" w:rsidRDefault="000F4736" w:rsidP="007459C8">
      <w:pPr>
        <w:spacing w:line="360" w:lineRule="auto"/>
        <w:rPr>
          <w:del w:id="189" w:author="Microsoft Office 用户" w:date="2018-04-14T16:34:00Z"/>
          <w:rFonts w:ascii="Times New Roman" w:hAnsi="Times New Roman" w:cs="Times New Roman"/>
        </w:rPr>
      </w:pPr>
      <w:del w:id="190" w:author="Microsoft Office 用户" w:date="2018-04-14T16:34:00Z">
        <w:r w:rsidDel="003859A9">
          <w:rPr>
            <w:rFonts w:ascii="Times New Roman" w:hAnsi="Times New Roman" w:cs="Times New Roman"/>
          </w:rPr>
          <w:delText>Although random forest has</w:delText>
        </w:r>
        <w:r w:rsidR="00AE7B36" w:rsidRPr="007459C8" w:rsidDel="003859A9">
          <w:rPr>
            <w:rFonts w:ascii="Times New Roman" w:hAnsi="Times New Roman" w:cs="Times New Roman"/>
          </w:rPr>
          <w:delText xml:space="preserve"> many advantages, it still can’t deal with the situation when data are not linear separable. So in that case we should try </w:delText>
        </w:r>
      </w:del>
      <w:del w:id="191" w:author="Microsoft Office 用户" w:date="2018-04-12T20:01:00Z">
        <w:r w:rsidR="00AE7B36" w:rsidRPr="007459C8" w:rsidDel="00B971DB">
          <w:rPr>
            <w:rFonts w:ascii="Times New Roman" w:hAnsi="Times New Roman" w:cs="Times New Roman"/>
          </w:rPr>
          <w:delText xml:space="preserve">neural network or </w:delText>
        </w:r>
      </w:del>
      <w:del w:id="192" w:author="Microsoft Office 用户" w:date="2018-04-14T16:34:00Z">
        <w:r w:rsidR="00AE7B36" w:rsidRPr="007459C8" w:rsidDel="003859A9">
          <w:rPr>
            <w:rFonts w:ascii="Times New Roman" w:hAnsi="Times New Roman" w:cs="Times New Roman"/>
          </w:rPr>
          <w:delText xml:space="preserve">kernel SVM for the next step. </w:delText>
        </w:r>
        <w:r w:rsidR="000D318A" w:rsidRPr="007459C8" w:rsidDel="003859A9">
          <w:rPr>
            <w:rFonts w:ascii="Times New Roman" w:hAnsi="Times New Roman" w:cs="Times New Roman"/>
          </w:rPr>
          <w:delText xml:space="preserve"> </w:delText>
        </w:r>
      </w:del>
    </w:p>
    <w:p w14:paraId="7CEDD4D3" w14:textId="77777777" w:rsidR="003859A9" w:rsidRDefault="003859A9" w:rsidP="007459C8">
      <w:pPr>
        <w:spacing w:line="360" w:lineRule="auto"/>
        <w:rPr>
          <w:ins w:id="193" w:author="Microsoft Office 用户" w:date="2018-04-14T16:34:00Z"/>
          <w:rFonts w:ascii="Times New Roman" w:hAnsi="Times New Roman" w:cs="Times New Roman"/>
          <w:b/>
        </w:rPr>
      </w:pPr>
    </w:p>
    <w:p w14:paraId="59BE50DA" w14:textId="77777777" w:rsidR="000D318A" w:rsidRPr="007459C8" w:rsidRDefault="000D318A" w:rsidP="007459C8">
      <w:pPr>
        <w:spacing w:line="360" w:lineRule="auto"/>
        <w:rPr>
          <w:rFonts w:ascii="Times New Roman" w:hAnsi="Times New Roman" w:cs="Times New Roman"/>
          <w:b/>
        </w:rPr>
      </w:pPr>
      <w:r w:rsidRPr="007459C8">
        <w:rPr>
          <w:rFonts w:ascii="Times New Roman" w:hAnsi="Times New Roman" w:cs="Times New Roman"/>
          <w:b/>
        </w:rPr>
        <w:lastRenderedPageBreak/>
        <w:t>Distribution of Weather Stations</w:t>
      </w:r>
      <w:r w:rsidR="009D620A" w:rsidRPr="007459C8">
        <w:rPr>
          <w:rFonts w:ascii="Times New Roman" w:hAnsi="Times New Roman" w:cs="Times New Roman"/>
          <w:b/>
        </w:rPr>
        <w:t xml:space="preserve"> </w:t>
      </w:r>
    </w:p>
    <w:p w14:paraId="7530A404" w14:textId="2A36363F" w:rsidR="009D620A" w:rsidRPr="007459C8" w:rsidRDefault="00A23546" w:rsidP="007459C8">
      <w:pPr>
        <w:spacing w:line="360" w:lineRule="auto"/>
        <w:rPr>
          <w:rFonts w:ascii="Times New Roman" w:hAnsi="Times New Roman" w:cs="Times New Roman"/>
        </w:rPr>
      </w:pPr>
      <w:r w:rsidRPr="007459C8">
        <w:rPr>
          <w:rFonts w:ascii="Times New Roman" w:hAnsi="Times New Roman" w:cs="Times New Roman"/>
        </w:rPr>
        <w:t>The original data provided the longitude and latitude of the weather stations across Seattle. This is an important information as Seattle is surrounded by mountains an</w:t>
      </w:r>
      <w:r w:rsidR="004502BB">
        <w:rPr>
          <w:rFonts w:ascii="Times New Roman" w:hAnsi="Times New Roman" w:cs="Times New Roman"/>
        </w:rPr>
        <w:t>d the weather records may vary</w:t>
      </w:r>
      <w:r w:rsidRPr="007459C8">
        <w:rPr>
          <w:rFonts w:ascii="Times New Roman" w:hAnsi="Times New Roman" w:cs="Times New Roman"/>
        </w:rPr>
        <w:t xml:space="preserve"> a lot d</w:t>
      </w:r>
      <w:r w:rsidR="008B6E3B" w:rsidRPr="007459C8">
        <w:rPr>
          <w:rFonts w:ascii="Times New Roman" w:hAnsi="Times New Roman" w:cs="Times New Roman"/>
        </w:rPr>
        <w:t xml:space="preserve">ue to geographic differences.  </w:t>
      </w:r>
    </w:p>
    <w:p w14:paraId="66113213" w14:textId="77777777" w:rsidR="008B6E3B" w:rsidRPr="007459C8" w:rsidRDefault="00F63A24" w:rsidP="007459C8">
      <w:pPr>
        <w:spacing w:line="360" w:lineRule="auto"/>
        <w:jc w:val="center"/>
        <w:rPr>
          <w:rFonts w:ascii="Times New Roman" w:hAnsi="Times New Roman" w:cs="Times New Roman"/>
        </w:rPr>
      </w:pPr>
      <w:r w:rsidRPr="007459C8">
        <w:rPr>
          <w:rFonts w:ascii="Times New Roman" w:hAnsi="Times New Roman" w:cs="Times New Roman"/>
          <w:noProof/>
          <w:sz w:val="24"/>
          <w:szCs w:val="24"/>
          <w:lang w:eastAsia="zh-CN"/>
        </w:rPr>
        <w:drawing>
          <wp:inline distT="0" distB="0" distL="0" distR="0" wp14:anchorId="5CA5A3EC" wp14:editId="598E87F9">
            <wp:extent cx="2934000" cy="2261235"/>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919" r="9919"/>
                    <a:stretch/>
                  </pic:blipFill>
                  <pic:spPr bwMode="auto">
                    <a:xfrm>
                      <a:off x="0" y="0"/>
                      <a:ext cx="2952120" cy="2275200"/>
                    </a:xfrm>
                    <a:prstGeom prst="rect">
                      <a:avLst/>
                    </a:prstGeom>
                    <a:noFill/>
                    <a:ln>
                      <a:noFill/>
                    </a:ln>
                    <a:extLst>
                      <a:ext uri="{53640926-AAD7-44D8-BBD7-CCE9431645EC}">
                        <a14:shadowObscured xmlns:a14="http://schemas.microsoft.com/office/drawing/2010/main"/>
                      </a:ext>
                    </a:extLst>
                  </pic:spPr>
                </pic:pic>
              </a:graphicData>
            </a:graphic>
          </wp:inline>
        </w:drawing>
      </w:r>
      <w:r w:rsidR="007904DD" w:rsidRPr="007459C8">
        <w:rPr>
          <w:rFonts w:ascii="Times New Roman" w:hAnsi="Times New Roman" w:cs="Times New Roman"/>
          <w:noProof/>
          <w:lang w:eastAsia="zh-CN"/>
        </w:rPr>
        <w:drawing>
          <wp:inline distT="0" distB="0" distL="0" distR="0" wp14:anchorId="35C1AD8C" wp14:editId="622B9472">
            <wp:extent cx="2862072" cy="227685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498" r="15820"/>
                    <a:stretch/>
                  </pic:blipFill>
                  <pic:spPr bwMode="auto">
                    <a:xfrm>
                      <a:off x="0" y="0"/>
                      <a:ext cx="2862072" cy="2276856"/>
                    </a:xfrm>
                    <a:prstGeom prst="rect">
                      <a:avLst/>
                    </a:prstGeom>
                    <a:ln>
                      <a:noFill/>
                    </a:ln>
                    <a:extLst>
                      <a:ext uri="{53640926-AAD7-44D8-BBD7-CCE9431645EC}">
                        <a14:shadowObscured xmlns:a14="http://schemas.microsoft.com/office/drawing/2010/main"/>
                      </a:ext>
                    </a:extLst>
                  </pic:spPr>
                </pic:pic>
              </a:graphicData>
            </a:graphic>
          </wp:inline>
        </w:drawing>
      </w:r>
    </w:p>
    <w:p w14:paraId="3CBAF039" w14:textId="77777777" w:rsidR="008B6E3B" w:rsidRPr="007459C8" w:rsidRDefault="007904DD" w:rsidP="007459C8">
      <w:pPr>
        <w:spacing w:line="360" w:lineRule="auto"/>
        <w:jc w:val="center"/>
        <w:rPr>
          <w:rFonts w:ascii="Times New Roman" w:hAnsi="Times New Roman" w:cs="Times New Roman"/>
        </w:rPr>
      </w:pPr>
      <w:r w:rsidRPr="007459C8">
        <w:rPr>
          <w:rFonts w:ascii="Times New Roman" w:hAnsi="Times New Roman" w:cs="Times New Roman"/>
        </w:rPr>
        <w:t xml:space="preserve">Figure 1: Station positions </w:t>
      </w:r>
    </w:p>
    <w:p w14:paraId="798A5371" w14:textId="305B7563" w:rsidR="00F937D7" w:rsidRDefault="007904DD" w:rsidP="007459C8">
      <w:pPr>
        <w:spacing w:line="360" w:lineRule="auto"/>
        <w:jc w:val="both"/>
        <w:rPr>
          <w:rFonts w:ascii="Times New Roman" w:hAnsi="Times New Roman" w:cs="Times New Roman"/>
        </w:rPr>
      </w:pPr>
      <w:r w:rsidRPr="007459C8">
        <w:rPr>
          <w:rFonts w:ascii="Times New Roman" w:hAnsi="Times New Roman" w:cs="Times New Roman"/>
        </w:rPr>
        <w:t>The two map in Figure 1 is constructed with weather record in a particular day. The color of points in the map indicate the value of different variables, and the grey points means the value is not recorded (missing) in</w:t>
      </w:r>
      <w:r w:rsidR="007E736C" w:rsidRPr="007459C8">
        <w:rPr>
          <w:rFonts w:ascii="Times New Roman" w:hAnsi="Times New Roman" w:cs="Times New Roman"/>
        </w:rPr>
        <w:t xml:space="preserve"> that day. As shown in left hand side, the south part of Seattle rained and the north part didn’t. Also there are 3 station at the east of Seattle city recorded high precipitation, which located in</w:t>
      </w:r>
      <w:r w:rsidRPr="007459C8">
        <w:rPr>
          <w:rFonts w:ascii="Times New Roman" w:hAnsi="Times New Roman" w:cs="Times New Roman"/>
        </w:rPr>
        <w:t xml:space="preserve"> </w:t>
      </w:r>
      <w:r w:rsidR="007E736C" w:rsidRPr="007459C8">
        <w:rPr>
          <w:rFonts w:ascii="Times New Roman" w:hAnsi="Times New Roman" w:cs="Times New Roman"/>
        </w:rPr>
        <w:t>Mt Rainier. The m</w:t>
      </w:r>
      <w:r w:rsidR="007065A8">
        <w:rPr>
          <w:rFonts w:ascii="Times New Roman" w:hAnsi="Times New Roman" w:cs="Times New Roman"/>
        </w:rPr>
        <w:t>ax temperature records also var</w:t>
      </w:r>
      <w:r w:rsidR="004502BB">
        <w:rPr>
          <w:rFonts w:ascii="Times New Roman" w:hAnsi="Times New Roman" w:cs="Times New Roman"/>
        </w:rPr>
        <w:t>y</w:t>
      </w:r>
      <w:r w:rsidR="007E736C" w:rsidRPr="007459C8">
        <w:rPr>
          <w:rFonts w:ascii="Times New Roman" w:hAnsi="Times New Roman" w:cs="Times New Roman"/>
        </w:rPr>
        <w:t xml:space="preserve"> a lot, between downtown Seattle and mountains around. So it is important to find a threshold of PRCP to decide whether it rained in Seattle that day.</w:t>
      </w:r>
      <w:r w:rsidR="00C70775" w:rsidRPr="007459C8">
        <w:rPr>
          <w:rFonts w:ascii="Times New Roman" w:hAnsi="Times New Roman" w:cs="Times New Roman"/>
        </w:rPr>
        <w:t xml:space="preserve"> </w:t>
      </w:r>
    </w:p>
    <w:p w14:paraId="60C9AFA0" w14:textId="3AEE6F40" w:rsidR="00C70775" w:rsidRPr="00F937D7" w:rsidRDefault="003F07D9" w:rsidP="007459C8">
      <w:pPr>
        <w:spacing w:line="360" w:lineRule="auto"/>
        <w:jc w:val="both"/>
        <w:rPr>
          <w:rFonts w:ascii="Times New Roman" w:hAnsi="Times New Roman" w:cs="Times New Roman"/>
          <w:lang w:eastAsia="zh-CN"/>
        </w:rPr>
      </w:pPr>
      <w:r>
        <w:rPr>
          <w:rFonts w:ascii="Times New Roman" w:hAnsi="Times New Roman" w:cs="Times New Roman"/>
        </w:rPr>
        <w:t xml:space="preserve">Also to mention that the stations are randomly distributed across Seattle Area and shows no clustering pattern. Therefore, it </w:t>
      </w:r>
      <w:r w:rsidR="00F937D7">
        <w:rPr>
          <w:rFonts w:ascii="Times New Roman" w:hAnsi="Times New Roman" w:cs="Times New Roman"/>
        </w:rPr>
        <w:t xml:space="preserve">is </w:t>
      </w:r>
      <w:r>
        <w:rPr>
          <w:rFonts w:ascii="Times New Roman" w:hAnsi="Times New Roman" w:cs="Times New Roman"/>
        </w:rPr>
        <w:t xml:space="preserve">no point </w:t>
      </w:r>
      <w:r w:rsidR="00F937D7">
        <w:rPr>
          <w:rFonts w:ascii="Times New Roman" w:hAnsi="Times New Roman" w:cs="Times New Roman"/>
        </w:rPr>
        <w:t xml:space="preserve">to perform clustering on stations’ location. Instead we compute the mean of weather records each day across all the stations. Most of the </w:t>
      </w:r>
      <w:r w:rsidR="00F937D7">
        <w:rPr>
          <w:rFonts w:ascii="Times New Roman" w:hAnsi="Times New Roman" w:cs="Times New Roman" w:hint="eastAsia"/>
          <w:lang w:eastAsia="zh-CN"/>
        </w:rPr>
        <w:t xml:space="preserve">records are </w:t>
      </w:r>
      <w:r w:rsidR="00F937D7" w:rsidRPr="00F937D7">
        <w:rPr>
          <w:rFonts w:ascii="Times New Roman" w:hAnsi="Times New Roman" w:cs="Times New Roman" w:hint="eastAsia"/>
          <w:i/>
          <w:lang w:eastAsia="zh-CN"/>
        </w:rPr>
        <w:t>scalar</w:t>
      </w:r>
      <w:r w:rsidR="00F937D7">
        <w:rPr>
          <w:rFonts w:ascii="Times New Roman" w:hAnsi="Times New Roman" w:cs="Times New Roman"/>
          <w:i/>
          <w:lang w:eastAsia="zh-CN"/>
        </w:rPr>
        <w:t xml:space="preserve">, </w:t>
      </w:r>
      <w:r w:rsidR="00F937D7">
        <w:rPr>
          <w:rFonts w:ascii="Times New Roman" w:hAnsi="Times New Roman" w:cs="Times New Roman"/>
          <w:lang w:eastAsia="zh-CN"/>
        </w:rPr>
        <w:t>which can compute the mean directly. However, the records regarding wind, like wind directions and wind speed, are</w:t>
      </w:r>
      <w:r w:rsidR="00F937D7" w:rsidRPr="00F937D7">
        <w:rPr>
          <w:rFonts w:ascii="Times New Roman" w:hAnsi="Times New Roman" w:cs="Times New Roman"/>
          <w:i/>
          <w:lang w:eastAsia="zh-CN"/>
        </w:rPr>
        <w:t xml:space="preserve"> </w:t>
      </w:r>
      <w:r w:rsidR="00F937D7" w:rsidRPr="00F937D7">
        <w:rPr>
          <w:rFonts w:ascii="Times New Roman" w:hAnsi="Times New Roman" w:cs="Times New Roman" w:hint="eastAsia"/>
          <w:i/>
          <w:lang w:eastAsia="zh-CN"/>
        </w:rPr>
        <w:t>vector</w:t>
      </w:r>
      <w:r w:rsidR="00F937D7">
        <w:rPr>
          <w:rFonts w:ascii="Times New Roman" w:hAnsi="Times New Roman" w:cs="Times New Roman" w:hint="eastAsia"/>
          <w:i/>
          <w:lang w:eastAsia="zh-CN"/>
        </w:rPr>
        <w:t xml:space="preserve">, </w:t>
      </w:r>
      <w:r w:rsidR="00F937D7" w:rsidRPr="00F937D7">
        <w:rPr>
          <w:rFonts w:ascii="Times New Roman" w:hAnsi="Times New Roman" w:cs="Times New Roman" w:hint="eastAsia"/>
          <w:lang w:eastAsia="zh-CN"/>
        </w:rPr>
        <w:t xml:space="preserve">so we </w:t>
      </w:r>
      <w:r w:rsidR="00F937D7">
        <w:rPr>
          <w:rFonts w:ascii="Times New Roman" w:hAnsi="Times New Roman" w:cs="Times New Roman"/>
          <w:lang w:eastAsia="zh-CN"/>
        </w:rPr>
        <w:t>computed the mean of vector sum</w:t>
      </w:r>
      <w:r w:rsidR="00DD3764">
        <w:rPr>
          <w:rFonts w:ascii="Times New Roman" w:hAnsi="Times New Roman" w:cs="Times New Roman"/>
          <w:lang w:eastAsia="zh-CN"/>
        </w:rPr>
        <w:t xml:space="preserve"> of those records.</w:t>
      </w:r>
    </w:p>
    <w:p w14:paraId="34637008" w14:textId="77777777" w:rsidR="00C70775" w:rsidRPr="007459C8" w:rsidRDefault="00C70775" w:rsidP="007459C8">
      <w:pPr>
        <w:spacing w:line="360" w:lineRule="auto"/>
        <w:jc w:val="both"/>
        <w:rPr>
          <w:rFonts w:ascii="Times New Roman" w:hAnsi="Times New Roman" w:cs="Times New Roman"/>
        </w:rPr>
      </w:pPr>
    </w:p>
    <w:p w14:paraId="65CDB3C0" w14:textId="77777777" w:rsidR="00C70775" w:rsidRDefault="00C70775" w:rsidP="007459C8">
      <w:pPr>
        <w:spacing w:line="360" w:lineRule="auto"/>
        <w:jc w:val="both"/>
        <w:rPr>
          <w:rFonts w:ascii="Times New Roman" w:hAnsi="Times New Roman" w:cs="Times New Roman"/>
        </w:rPr>
      </w:pPr>
    </w:p>
    <w:p w14:paraId="1B3FAF6A" w14:textId="77777777" w:rsidR="007065A8" w:rsidRPr="007459C8" w:rsidRDefault="007065A8" w:rsidP="007459C8">
      <w:pPr>
        <w:spacing w:line="360" w:lineRule="auto"/>
        <w:jc w:val="both"/>
        <w:rPr>
          <w:rFonts w:ascii="Times New Roman" w:hAnsi="Times New Roman" w:cs="Times New Roman"/>
        </w:rPr>
      </w:pPr>
    </w:p>
    <w:p w14:paraId="1F75CC94" w14:textId="77777777" w:rsidR="00C70775" w:rsidRPr="007459C8" w:rsidRDefault="00C70775" w:rsidP="007459C8">
      <w:pPr>
        <w:spacing w:line="360" w:lineRule="auto"/>
        <w:jc w:val="both"/>
        <w:rPr>
          <w:rFonts w:ascii="Times New Roman" w:hAnsi="Times New Roman" w:cs="Times New Roman"/>
        </w:rPr>
      </w:pPr>
    </w:p>
    <w:p w14:paraId="57C6945D" w14:textId="6AD70433" w:rsidR="00C70775" w:rsidRPr="007459C8" w:rsidRDefault="00C70775" w:rsidP="007459C8">
      <w:pPr>
        <w:spacing w:line="360" w:lineRule="auto"/>
        <w:jc w:val="both"/>
        <w:rPr>
          <w:rFonts w:ascii="Times New Roman" w:hAnsi="Times New Roman" w:cs="Times New Roman"/>
          <w:b/>
        </w:rPr>
      </w:pPr>
      <w:r w:rsidRPr="007459C8">
        <w:rPr>
          <w:rFonts w:ascii="Times New Roman" w:hAnsi="Times New Roman" w:cs="Times New Roman"/>
          <w:b/>
        </w:rPr>
        <w:lastRenderedPageBreak/>
        <w:t>Feature Engineer</w:t>
      </w:r>
      <w:r w:rsidR="00BE5409" w:rsidRPr="007459C8">
        <w:rPr>
          <w:rFonts w:ascii="Times New Roman" w:hAnsi="Times New Roman" w:cs="Times New Roman"/>
          <w:b/>
        </w:rPr>
        <w:t xml:space="preserve"> </w:t>
      </w:r>
    </w:p>
    <w:p w14:paraId="14CBD5D5" w14:textId="4BC432AA" w:rsidR="00BE5409" w:rsidRPr="007459C8" w:rsidRDefault="00BE5409" w:rsidP="007459C8">
      <w:pPr>
        <w:spacing w:line="360" w:lineRule="auto"/>
        <w:jc w:val="both"/>
        <w:rPr>
          <w:rFonts w:ascii="Times New Roman" w:hAnsi="Times New Roman" w:cs="Times New Roman"/>
          <w:lang w:eastAsia="zh-CN"/>
        </w:rPr>
      </w:pPr>
      <w:r w:rsidRPr="007459C8">
        <w:rPr>
          <w:rFonts w:ascii="Times New Roman" w:hAnsi="Times New Roman" w:cs="Times New Roman"/>
        </w:rPr>
        <w:t xml:space="preserve">Despite the the variables provided by original data, we created some new variables to improve the model’s performance. </w:t>
      </w:r>
      <w:r w:rsidRPr="007459C8">
        <w:rPr>
          <w:rFonts w:ascii="Times New Roman" w:hAnsi="Times New Roman" w:cs="Times New Roman"/>
          <w:lang w:eastAsia="zh-CN"/>
        </w:rPr>
        <w:t xml:space="preserve">As we are trying to forecast whether it rain in the next day, the temperature difference in each day could be important. </w:t>
      </w:r>
      <w:r w:rsidR="00BF6A4D" w:rsidRPr="007459C8">
        <w:rPr>
          <w:rFonts w:ascii="Times New Roman" w:hAnsi="Times New Roman" w:cs="Times New Roman"/>
          <w:lang w:eastAsia="zh-CN"/>
        </w:rPr>
        <w:t>The rain is formatted by</w:t>
      </w:r>
      <w:r w:rsidR="007459C8" w:rsidRPr="007459C8">
        <w:rPr>
          <w:rFonts w:ascii="Times New Roman" w:hAnsi="Times New Roman" w:cs="Times New Roman"/>
          <w:lang w:eastAsia="zh-CN"/>
        </w:rPr>
        <w:t xml:space="preserve"> condensation</w:t>
      </w:r>
      <w:r w:rsidR="007459C8">
        <w:rPr>
          <w:rFonts w:ascii="Times New Roman" w:hAnsi="Times New Roman" w:cs="Times New Roman" w:hint="eastAsia"/>
          <w:lang w:eastAsia="zh-CN"/>
        </w:rPr>
        <w:t xml:space="preserve"> </w:t>
      </w:r>
      <w:r w:rsidR="007459C8">
        <w:rPr>
          <w:rFonts w:ascii="Times New Roman" w:hAnsi="Times New Roman" w:cs="Times New Roman"/>
          <w:lang w:eastAsia="zh-CN"/>
        </w:rPr>
        <w:t>of water in air, higher temperature could contribute to</w:t>
      </w:r>
      <w:r w:rsidR="007459C8" w:rsidRPr="007459C8">
        <w:rPr>
          <w:rFonts w:ascii="Times New Roman" w:hAnsi="Times New Roman" w:cs="Times New Roman"/>
          <w:lang w:eastAsia="zh-CN"/>
        </w:rPr>
        <w:t xml:space="preserve"> </w:t>
      </w:r>
      <w:r w:rsidR="00BF6A4D" w:rsidRPr="007459C8">
        <w:rPr>
          <w:rFonts w:ascii="Times New Roman" w:hAnsi="Times New Roman" w:cs="Times New Roman"/>
          <w:lang w:eastAsia="zh-CN"/>
        </w:rPr>
        <w:t xml:space="preserve">evaporation of water </w:t>
      </w:r>
      <w:r w:rsidR="007459C8">
        <w:rPr>
          <w:rFonts w:ascii="Times New Roman" w:hAnsi="Times New Roman" w:cs="Times New Roman"/>
          <w:lang w:eastAsia="zh-CN"/>
        </w:rPr>
        <w:t xml:space="preserve">and lower temperature may lead to condensation. Therefore, the temperature differences are useful in predicting raining. </w:t>
      </w:r>
    </w:p>
    <w:p w14:paraId="5A8B9750" w14:textId="77777777" w:rsidR="007459C8" w:rsidRPr="007459C8" w:rsidRDefault="007459C8" w:rsidP="007459C8">
      <w:pPr>
        <w:spacing w:line="360" w:lineRule="auto"/>
        <w:jc w:val="both"/>
        <w:rPr>
          <w:rFonts w:ascii="Times New Roman" w:hAnsi="Times New Roman" w:cs="Times New Roman"/>
          <w:lang w:eastAsia="zh-CN"/>
        </w:rPr>
      </w:pPr>
    </w:p>
    <w:p w14:paraId="1DC47907" w14:textId="699AFE45" w:rsidR="007459C8" w:rsidRDefault="007459C8" w:rsidP="007459C8">
      <w:pPr>
        <w:spacing w:line="360" w:lineRule="auto"/>
        <w:jc w:val="both"/>
        <w:rPr>
          <w:rFonts w:ascii="Times New Roman" w:hAnsi="Times New Roman" w:cs="Times New Roman"/>
          <w:lang w:eastAsia="zh-CN"/>
        </w:rPr>
      </w:pPr>
      <w:r w:rsidRPr="007459C8">
        <w:rPr>
          <w:rFonts w:ascii="Times New Roman" w:hAnsi="Times New Roman" w:cs="Times New Roman"/>
          <w:noProof/>
          <w:sz w:val="24"/>
          <w:szCs w:val="24"/>
          <w:lang w:eastAsia="zh-CN"/>
        </w:rPr>
        <w:drawing>
          <wp:inline distT="0" distB="0" distL="0" distR="0" wp14:anchorId="20B658B6" wp14:editId="3D7B5AE2">
            <wp:extent cx="2934000" cy="223513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465" r="9465"/>
                    <a:stretch/>
                  </pic:blipFill>
                  <pic:spPr bwMode="auto">
                    <a:xfrm>
                      <a:off x="0" y="0"/>
                      <a:ext cx="2953508" cy="2250000"/>
                    </a:xfrm>
                    <a:prstGeom prst="rect">
                      <a:avLst/>
                    </a:prstGeom>
                    <a:noFill/>
                    <a:ln>
                      <a:noFill/>
                    </a:ln>
                    <a:extLst>
                      <a:ext uri="{53640926-AAD7-44D8-BBD7-CCE9431645EC}">
                        <a14:shadowObscured xmlns:a14="http://schemas.microsoft.com/office/drawing/2010/main"/>
                      </a:ext>
                    </a:extLst>
                  </pic:spPr>
                </pic:pic>
              </a:graphicData>
            </a:graphic>
          </wp:inline>
        </w:drawing>
      </w:r>
      <w:r w:rsidR="003750E5">
        <w:rPr>
          <w:rFonts w:ascii="Helvetica" w:hAnsi="Helvetica" w:cs="Helvetica"/>
          <w:noProof/>
          <w:sz w:val="24"/>
          <w:szCs w:val="24"/>
          <w:lang w:eastAsia="zh-CN"/>
        </w:rPr>
        <w:drawing>
          <wp:inline distT="0" distB="0" distL="0" distR="0" wp14:anchorId="3D931FCE" wp14:editId="12A304B8">
            <wp:extent cx="2934000" cy="2234971"/>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442" r="9442"/>
                    <a:stretch/>
                  </pic:blipFill>
                  <pic:spPr bwMode="auto">
                    <a:xfrm>
                      <a:off x="0" y="0"/>
                      <a:ext cx="2934825" cy="2235600"/>
                    </a:xfrm>
                    <a:prstGeom prst="rect">
                      <a:avLst/>
                    </a:prstGeom>
                    <a:noFill/>
                    <a:ln>
                      <a:noFill/>
                    </a:ln>
                    <a:extLst>
                      <a:ext uri="{53640926-AAD7-44D8-BBD7-CCE9431645EC}">
                        <a14:shadowObscured xmlns:a14="http://schemas.microsoft.com/office/drawing/2010/main"/>
                      </a:ext>
                    </a:extLst>
                  </pic:spPr>
                </pic:pic>
              </a:graphicData>
            </a:graphic>
          </wp:inline>
        </w:drawing>
      </w:r>
      <w:r w:rsidR="003750E5">
        <w:rPr>
          <w:rFonts w:ascii="Times New Roman" w:hAnsi="Times New Roman" w:cs="Times New Roman"/>
          <w:lang w:eastAsia="zh-CN"/>
        </w:rPr>
        <w:t xml:space="preserve"> </w:t>
      </w:r>
    </w:p>
    <w:p w14:paraId="12F8B095" w14:textId="75EE0BD2" w:rsidR="003750E5" w:rsidRDefault="003750E5" w:rsidP="003750E5">
      <w:pPr>
        <w:spacing w:line="360" w:lineRule="auto"/>
        <w:jc w:val="center"/>
        <w:rPr>
          <w:rFonts w:ascii="Times New Roman" w:hAnsi="Times New Roman" w:cs="Times New Roman"/>
          <w:lang w:eastAsia="zh-CN"/>
        </w:rPr>
      </w:pPr>
      <w:r>
        <w:rPr>
          <w:rFonts w:ascii="Times New Roman" w:hAnsi="Times New Roman" w:cs="Times New Roman"/>
          <w:lang w:eastAsia="zh-CN"/>
        </w:rPr>
        <w:t xml:space="preserve">Figure 1: Stations with TDIF records </w:t>
      </w:r>
    </w:p>
    <w:p w14:paraId="436E34D8" w14:textId="78F527A0" w:rsidR="003750E5" w:rsidRDefault="003750E5" w:rsidP="000E5473">
      <w:pPr>
        <w:spacing w:line="360" w:lineRule="auto"/>
        <w:jc w:val="both"/>
        <w:rPr>
          <w:rFonts w:ascii="Times New Roman" w:hAnsi="Times New Roman" w:cs="Times New Roman"/>
          <w:lang w:eastAsia="zh-CN"/>
        </w:rPr>
      </w:pPr>
      <w:r>
        <w:rPr>
          <w:rFonts w:ascii="Times New Roman" w:hAnsi="Times New Roman" w:cs="Times New Roman"/>
          <w:lang w:eastAsia="zh-CN"/>
        </w:rPr>
        <w:t>By comparing temperature differences</w:t>
      </w:r>
      <w:r w:rsidR="000E5473">
        <w:rPr>
          <w:rFonts w:ascii="Times New Roman" w:hAnsi="Times New Roman" w:cs="Times New Roman"/>
          <w:lang w:eastAsia="zh-CN"/>
        </w:rPr>
        <w:t xml:space="preserve"> (TDIF) in different days we find some</w:t>
      </w:r>
      <w:r>
        <w:rPr>
          <w:rFonts w:ascii="Times New Roman" w:hAnsi="Times New Roman" w:cs="Times New Roman"/>
          <w:lang w:eastAsia="zh-CN"/>
        </w:rPr>
        <w:t xml:space="preserve"> interesting </w:t>
      </w:r>
      <w:r w:rsidRPr="003750E5">
        <w:rPr>
          <w:rFonts w:ascii="Times New Roman" w:hAnsi="Times New Roman" w:cs="Times New Roman"/>
          <w:lang w:eastAsia="zh-CN"/>
        </w:rPr>
        <w:t>phenomenon</w:t>
      </w:r>
      <w:r w:rsidR="000E5473">
        <w:rPr>
          <w:rFonts w:ascii="Times New Roman" w:hAnsi="Times New Roman" w:cs="Times New Roman"/>
          <w:lang w:eastAsia="zh-CN"/>
        </w:rPr>
        <w:t xml:space="preserve">. The overall TDIF is significantly larger in summer than in winter, which can be seen from the range of TDIF. And the TDIF at mountain areas is higher than downtown areas in summer, and opposite in winter. </w:t>
      </w:r>
      <w:r w:rsidR="00CA4874">
        <w:rPr>
          <w:rFonts w:ascii="Times New Roman" w:hAnsi="Times New Roman" w:cs="Times New Roman"/>
          <w:lang w:eastAsia="zh-CN"/>
        </w:rPr>
        <w:t xml:space="preserve">Those two phenomenon indicate that there could be a seasonal pattern in TDIF, and this could be the same for PRCP. </w:t>
      </w:r>
    </w:p>
    <w:p w14:paraId="0D866C4B" w14:textId="1BB1A40C" w:rsidR="00CA4874" w:rsidRDefault="00D954EE" w:rsidP="00BB7724">
      <w:pPr>
        <w:spacing w:line="360" w:lineRule="auto"/>
        <w:jc w:val="both"/>
        <w:rPr>
          <w:rFonts w:ascii="Times New Roman" w:hAnsi="Times New Roman" w:cs="Times New Roman"/>
          <w:lang w:eastAsia="zh-CN"/>
        </w:rPr>
      </w:pPr>
      <w:r>
        <w:rPr>
          <w:rFonts w:ascii="Times New Roman" w:hAnsi="Times New Roman" w:cs="Times New Roman"/>
          <w:lang w:eastAsia="zh-CN"/>
        </w:rPr>
        <w:t>We also include</w:t>
      </w:r>
      <w:r w:rsidR="00BB7724">
        <w:rPr>
          <w:rFonts w:ascii="Times New Roman" w:hAnsi="Times New Roman" w:cs="Times New Roman"/>
          <w:lang w:eastAsia="zh-CN"/>
        </w:rPr>
        <w:t xml:space="preserve"> a categorical variable as a</w:t>
      </w:r>
      <w:r w:rsidR="001B3CA4">
        <w:rPr>
          <w:rFonts w:ascii="Times New Roman" w:hAnsi="Times New Roman" w:cs="Times New Roman"/>
          <w:lang w:eastAsia="zh-CN"/>
        </w:rPr>
        <w:t>n</w:t>
      </w:r>
      <w:r w:rsidR="00BB7724">
        <w:rPr>
          <w:rFonts w:ascii="Times New Roman" w:hAnsi="Times New Roman" w:cs="Times New Roman"/>
          <w:lang w:eastAsia="zh-CN"/>
        </w:rPr>
        <w:t xml:space="preserve"> indicator of whether it has </w:t>
      </w:r>
      <w:r w:rsidR="00BB7724" w:rsidRPr="00BB7724">
        <w:rPr>
          <w:rFonts w:ascii="Times New Roman" w:hAnsi="Times New Roman" w:cs="Times New Roman"/>
          <w:lang w:eastAsia="zh-CN"/>
        </w:rPr>
        <w:t>precipitation</w:t>
      </w:r>
      <w:r w:rsidR="00BB7724">
        <w:rPr>
          <w:rFonts w:ascii="Times New Roman" w:hAnsi="Times New Roman" w:cs="Times New Roman" w:hint="eastAsia"/>
          <w:lang w:eastAsia="zh-CN"/>
        </w:rPr>
        <w:t xml:space="preserve"> at that </w:t>
      </w:r>
      <w:r w:rsidR="00BB7724">
        <w:rPr>
          <w:rFonts w:ascii="Times New Roman" w:hAnsi="Times New Roman" w:cs="Times New Roman"/>
          <w:lang w:eastAsia="zh-CN"/>
        </w:rPr>
        <w:t xml:space="preserve">day, based on the threshold of PRCP we find above. </w:t>
      </w:r>
    </w:p>
    <w:p w14:paraId="1896AC64" w14:textId="77777777" w:rsidR="00453708" w:rsidRDefault="00453708" w:rsidP="000E5473">
      <w:pPr>
        <w:spacing w:line="360" w:lineRule="auto"/>
        <w:jc w:val="both"/>
        <w:rPr>
          <w:rFonts w:ascii="Times New Roman" w:hAnsi="Times New Roman" w:cs="Times New Roman"/>
          <w:lang w:eastAsia="zh-CN"/>
        </w:rPr>
      </w:pPr>
    </w:p>
    <w:p w14:paraId="67603EC2" w14:textId="77777777" w:rsidR="00453708" w:rsidRDefault="00453708" w:rsidP="000E5473">
      <w:pPr>
        <w:spacing w:line="360" w:lineRule="auto"/>
        <w:jc w:val="both"/>
        <w:rPr>
          <w:rFonts w:ascii="Times New Roman" w:hAnsi="Times New Roman" w:cs="Times New Roman"/>
          <w:lang w:eastAsia="zh-CN"/>
        </w:rPr>
      </w:pPr>
    </w:p>
    <w:p w14:paraId="72548EC9" w14:textId="77777777" w:rsidR="00453708" w:rsidRDefault="00453708" w:rsidP="000E5473">
      <w:pPr>
        <w:spacing w:line="360" w:lineRule="auto"/>
        <w:jc w:val="both"/>
        <w:rPr>
          <w:rFonts w:ascii="Times New Roman" w:hAnsi="Times New Roman" w:cs="Times New Roman"/>
          <w:lang w:eastAsia="zh-CN"/>
        </w:rPr>
      </w:pPr>
    </w:p>
    <w:p w14:paraId="30F6ADF4" w14:textId="77777777" w:rsidR="00453708" w:rsidRDefault="00453708" w:rsidP="000E5473">
      <w:pPr>
        <w:spacing w:line="360" w:lineRule="auto"/>
        <w:jc w:val="both"/>
        <w:rPr>
          <w:rFonts w:ascii="Times New Roman" w:hAnsi="Times New Roman" w:cs="Times New Roman"/>
          <w:lang w:eastAsia="zh-CN"/>
        </w:rPr>
      </w:pPr>
    </w:p>
    <w:p w14:paraId="027C4A14" w14:textId="77777777" w:rsidR="00453708" w:rsidRDefault="00453708" w:rsidP="000E5473">
      <w:pPr>
        <w:spacing w:line="360" w:lineRule="auto"/>
        <w:jc w:val="both"/>
        <w:rPr>
          <w:rFonts w:ascii="Times New Roman" w:hAnsi="Times New Roman" w:cs="Times New Roman"/>
          <w:lang w:eastAsia="zh-CN"/>
        </w:rPr>
      </w:pPr>
    </w:p>
    <w:p w14:paraId="6FFE0FAC" w14:textId="6E6AC9F1" w:rsidR="00CA4874" w:rsidRDefault="00CA4874" w:rsidP="000E5473">
      <w:pPr>
        <w:spacing w:line="360" w:lineRule="auto"/>
        <w:jc w:val="both"/>
        <w:rPr>
          <w:rFonts w:ascii="Times New Roman" w:hAnsi="Times New Roman" w:cs="Times New Roman"/>
          <w:b/>
          <w:lang w:eastAsia="zh-CN"/>
        </w:rPr>
      </w:pPr>
      <w:r w:rsidRPr="00CA4874">
        <w:rPr>
          <w:rFonts w:ascii="Times New Roman" w:hAnsi="Times New Roman" w:cs="Times New Roman"/>
          <w:b/>
          <w:lang w:eastAsia="zh-CN"/>
        </w:rPr>
        <w:lastRenderedPageBreak/>
        <w:t>A short analysis of seasonal pattern in TDIF and PRCP</w:t>
      </w:r>
      <w:r>
        <w:rPr>
          <w:rFonts w:ascii="Times New Roman" w:hAnsi="Times New Roman" w:cs="Times New Roman"/>
          <w:b/>
          <w:lang w:eastAsia="zh-CN"/>
        </w:rPr>
        <w:t xml:space="preserve"> </w:t>
      </w:r>
      <w:r w:rsidR="000376F8">
        <w:rPr>
          <w:rFonts w:ascii="Times New Roman" w:hAnsi="Times New Roman" w:cs="Times New Roman"/>
          <w:b/>
          <w:lang w:eastAsia="zh-CN"/>
        </w:rPr>
        <w:t xml:space="preserve"> </w:t>
      </w:r>
    </w:p>
    <w:p w14:paraId="5F6CDD18" w14:textId="36031D65" w:rsidR="000376F8" w:rsidRPr="000376F8" w:rsidRDefault="000376F8" w:rsidP="000E5473">
      <w:pPr>
        <w:spacing w:line="360" w:lineRule="auto"/>
        <w:jc w:val="both"/>
        <w:rPr>
          <w:rFonts w:ascii="Times New Roman" w:hAnsi="Times New Roman" w:cs="Times New Roman"/>
          <w:lang w:eastAsia="zh-CN"/>
        </w:rPr>
      </w:pPr>
      <w:r w:rsidRPr="000376F8">
        <w:rPr>
          <w:rFonts w:ascii="Times New Roman" w:hAnsi="Times New Roman" w:cs="Times New Roman"/>
          <w:lang w:eastAsia="zh-CN"/>
        </w:rPr>
        <w:t>Spectrum analysis, also referred to as frequency domain analysis, is the technical process of decomposing a complex signal into simpler parts.</w:t>
      </w:r>
      <w:r>
        <w:rPr>
          <w:rFonts w:ascii="Times New Roman" w:hAnsi="Times New Roman" w:cs="Times New Roman"/>
          <w:lang w:eastAsia="zh-CN"/>
        </w:rPr>
        <w:t xml:space="preserve"> If we consider the time series of TDIF as a signal and if it has a seasonal pattern, we can use the spectrum analysis method to identify the dom</w:t>
      </w:r>
      <w:r>
        <w:rPr>
          <w:rFonts w:ascii="Times New Roman" w:hAnsi="Times New Roman" w:cs="Times New Roman" w:hint="eastAsia"/>
          <w:lang w:eastAsia="zh-CN"/>
        </w:rPr>
        <w:t xml:space="preserve">inant </w:t>
      </w:r>
      <w:r>
        <w:rPr>
          <w:rFonts w:ascii="Times New Roman" w:hAnsi="Times New Roman" w:cs="Times New Roman"/>
          <w:lang w:eastAsia="zh-CN"/>
        </w:rPr>
        <w:t xml:space="preserve">frequency.  </w:t>
      </w:r>
    </w:p>
    <w:p w14:paraId="6623153D" w14:textId="4644E692" w:rsidR="00CA4874" w:rsidRDefault="00B76C56" w:rsidP="000E5473">
      <w:pPr>
        <w:spacing w:line="360" w:lineRule="auto"/>
        <w:jc w:val="both"/>
        <w:rPr>
          <w:rFonts w:ascii="Times New Roman" w:hAnsi="Times New Roman" w:cs="Times New Roman"/>
          <w:b/>
          <w:lang w:eastAsia="zh-CN"/>
        </w:rPr>
      </w:pPr>
      <w:r>
        <w:rPr>
          <w:rFonts w:ascii="Helvetica" w:hAnsi="Helvetica" w:cs="Helvetica"/>
          <w:noProof/>
          <w:sz w:val="24"/>
          <w:szCs w:val="24"/>
          <w:lang w:eastAsia="zh-CN"/>
        </w:rPr>
        <w:drawing>
          <wp:inline distT="0" distB="0" distL="0" distR="0" wp14:anchorId="61B042CD" wp14:editId="011CA9EC">
            <wp:extent cx="2912400" cy="1800000"/>
            <wp:effectExtent l="0" t="0" r="889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2400" cy="1800000"/>
                    </a:xfrm>
                    <a:prstGeom prst="rect">
                      <a:avLst/>
                    </a:prstGeom>
                    <a:noFill/>
                    <a:ln>
                      <a:noFill/>
                    </a:ln>
                  </pic:spPr>
                </pic:pic>
              </a:graphicData>
            </a:graphic>
          </wp:inline>
        </w:drawing>
      </w:r>
      <w:r w:rsidR="00DB0E67">
        <w:rPr>
          <w:rFonts w:ascii="Helvetica" w:hAnsi="Helvetica" w:cs="Helvetica"/>
          <w:noProof/>
          <w:sz w:val="24"/>
          <w:szCs w:val="24"/>
          <w:lang w:eastAsia="zh-CN"/>
        </w:rPr>
        <w:drawing>
          <wp:inline distT="0" distB="0" distL="0" distR="0" wp14:anchorId="7D8E2AD0" wp14:editId="54CB71BE">
            <wp:extent cx="2961970" cy="1748173"/>
            <wp:effectExtent l="0" t="0" r="1016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113" t="5474" r="3113" b="5474"/>
                    <a:stretch/>
                  </pic:blipFill>
                  <pic:spPr bwMode="auto">
                    <a:xfrm>
                      <a:off x="0" y="0"/>
                      <a:ext cx="3008765" cy="1775792"/>
                    </a:xfrm>
                    <a:prstGeom prst="rect">
                      <a:avLst/>
                    </a:prstGeom>
                    <a:noFill/>
                    <a:ln>
                      <a:noFill/>
                    </a:ln>
                    <a:extLst>
                      <a:ext uri="{53640926-AAD7-44D8-BBD7-CCE9431645EC}">
                        <a14:shadowObscured xmlns:a14="http://schemas.microsoft.com/office/drawing/2010/main"/>
                      </a:ext>
                    </a:extLst>
                  </pic:spPr>
                </pic:pic>
              </a:graphicData>
            </a:graphic>
          </wp:inline>
        </w:drawing>
      </w:r>
    </w:p>
    <w:p w14:paraId="1BD765C9" w14:textId="1252A7C2" w:rsidR="005532AD" w:rsidRDefault="005532AD" w:rsidP="005532AD">
      <w:pPr>
        <w:spacing w:line="360" w:lineRule="auto"/>
        <w:jc w:val="center"/>
        <w:rPr>
          <w:rFonts w:ascii="Times New Roman" w:hAnsi="Times New Roman" w:cs="Times New Roman"/>
          <w:lang w:eastAsia="zh-CN"/>
        </w:rPr>
      </w:pPr>
      <w:r>
        <w:rPr>
          <w:rFonts w:ascii="Times New Roman" w:hAnsi="Times New Roman" w:cs="Times New Roman"/>
          <w:lang w:eastAsia="zh-CN"/>
        </w:rPr>
        <w:t xml:space="preserve">Figure 1: Spectrum Plot and Time Plot </w:t>
      </w:r>
    </w:p>
    <w:p w14:paraId="316888BE" w14:textId="1C585BEF" w:rsidR="005532AD" w:rsidRDefault="005532AD" w:rsidP="005532AD">
      <w:pPr>
        <w:spacing w:line="360" w:lineRule="auto"/>
        <w:rPr>
          <w:rFonts w:ascii="Times New Roman" w:hAnsi="Times New Roman" w:cs="Times New Roman"/>
          <w:lang w:eastAsia="zh-CN"/>
        </w:rPr>
      </w:pPr>
      <w:r>
        <w:rPr>
          <w:rFonts w:ascii="Times New Roman" w:hAnsi="Times New Roman" w:cs="Times New Roman"/>
          <w:lang w:eastAsia="zh-CN"/>
        </w:rPr>
        <w:t>First let’s see the plot on the left of Figure 1. There is a</w:t>
      </w:r>
      <w:r w:rsidR="00453708">
        <w:rPr>
          <w:rFonts w:ascii="Times New Roman" w:hAnsi="Times New Roman" w:cs="Times New Roman"/>
          <w:lang w:eastAsia="zh-CN"/>
        </w:rPr>
        <w:t>n</w:t>
      </w:r>
      <w:r>
        <w:rPr>
          <w:rFonts w:ascii="Times New Roman" w:hAnsi="Times New Roman" w:cs="Times New Roman"/>
          <w:lang w:eastAsia="zh-CN"/>
        </w:rPr>
        <w:t xml:space="preserve"> obvious peak in the plot, which is the frequency domain. </w:t>
      </w:r>
      <w:r w:rsidR="00453708">
        <w:rPr>
          <w:rFonts w:ascii="Times New Roman" w:hAnsi="Times New Roman" w:cs="Times New Roman"/>
          <w:lang w:eastAsia="zh-CN"/>
        </w:rPr>
        <w:t xml:space="preserve">I compute the frequency of that peak and the corresponding cycle, 375 days per cycle. This means the TDIF basically follow a cycle each 375 days. And there are no other peaks in the plot, so it indeed is the dominant one. </w:t>
      </w:r>
    </w:p>
    <w:p w14:paraId="75328BF9" w14:textId="58C36E19" w:rsidR="00453708" w:rsidRDefault="00453708" w:rsidP="005532AD">
      <w:pPr>
        <w:spacing w:line="360" w:lineRule="auto"/>
        <w:rPr>
          <w:rFonts w:ascii="Times New Roman" w:hAnsi="Times New Roman" w:cs="Times New Roman"/>
          <w:lang w:eastAsia="zh-CN"/>
        </w:rPr>
      </w:pPr>
      <w:r>
        <w:rPr>
          <w:rFonts w:ascii="Times New Roman" w:hAnsi="Times New Roman" w:cs="Times New Roman"/>
          <w:lang w:eastAsia="zh-CN"/>
        </w:rPr>
        <w:t>On the right hand side is the time plot of TDIF (red line) and PRCP (black line). The red line shows a clear cycle per year, this is corresponding to the spectrum analysis. On the other hand, the pattern of black line is not very clear. But it can tell us that PRCP is likely to be high when TDIF is low and vice versa. Overall even if we confirmed there is a seasonal pattern in PRCP (which should be true), it may not play a crucial role in predicting daily weather. However, what we learn from the analysis above is, the TDIF is</w:t>
      </w:r>
      <w:r w:rsidR="00624AF7">
        <w:rPr>
          <w:rFonts w:ascii="Times New Roman" w:hAnsi="Times New Roman" w:cs="Times New Roman"/>
          <w:lang w:eastAsia="zh-CN"/>
        </w:rPr>
        <w:t xml:space="preserve"> important in predicting PRCP and they are likely to be not positively, but negatively correlated. </w:t>
      </w:r>
      <w:r w:rsidR="00624AF7">
        <w:rPr>
          <w:rFonts w:ascii="Times New Roman" w:hAnsi="Times New Roman" w:cs="Times New Roman"/>
          <w:lang w:eastAsia="zh-CN"/>
        </w:rPr>
        <w:br/>
      </w:r>
    </w:p>
    <w:p w14:paraId="306502C3" w14:textId="77777777" w:rsidR="002C0BF7" w:rsidRDefault="002C0BF7" w:rsidP="005532AD">
      <w:pPr>
        <w:spacing w:line="360" w:lineRule="auto"/>
        <w:rPr>
          <w:rFonts w:ascii="Times New Roman" w:hAnsi="Times New Roman" w:cs="Times New Roman"/>
          <w:lang w:eastAsia="zh-CN"/>
        </w:rPr>
      </w:pPr>
    </w:p>
    <w:p w14:paraId="2E27D0A7" w14:textId="77777777" w:rsidR="002C0BF7" w:rsidRDefault="002C0BF7" w:rsidP="005532AD">
      <w:pPr>
        <w:spacing w:line="360" w:lineRule="auto"/>
        <w:rPr>
          <w:rFonts w:ascii="Times New Roman" w:hAnsi="Times New Roman" w:cs="Times New Roman"/>
          <w:lang w:eastAsia="zh-CN"/>
        </w:rPr>
      </w:pPr>
    </w:p>
    <w:p w14:paraId="487C5A07" w14:textId="77777777" w:rsidR="002C0BF7" w:rsidRDefault="002C0BF7" w:rsidP="005532AD">
      <w:pPr>
        <w:spacing w:line="360" w:lineRule="auto"/>
        <w:rPr>
          <w:rFonts w:ascii="Times New Roman" w:hAnsi="Times New Roman" w:cs="Times New Roman"/>
          <w:lang w:eastAsia="zh-CN"/>
        </w:rPr>
      </w:pPr>
    </w:p>
    <w:p w14:paraId="6596A3B2" w14:textId="77777777" w:rsidR="002C0BF7" w:rsidRDefault="002C0BF7" w:rsidP="005532AD">
      <w:pPr>
        <w:spacing w:line="360" w:lineRule="auto"/>
        <w:rPr>
          <w:rFonts w:ascii="Times New Roman" w:hAnsi="Times New Roman" w:cs="Times New Roman"/>
          <w:lang w:eastAsia="zh-CN"/>
        </w:rPr>
      </w:pPr>
    </w:p>
    <w:p w14:paraId="5F12C5BE" w14:textId="77777777" w:rsidR="002C0BF7" w:rsidDel="00B971DB" w:rsidRDefault="002C0BF7" w:rsidP="005532AD">
      <w:pPr>
        <w:spacing w:line="360" w:lineRule="auto"/>
        <w:rPr>
          <w:del w:id="194" w:author="Microsoft Office 用户" w:date="2018-04-12T20:01:00Z"/>
          <w:rFonts w:ascii="Times New Roman" w:hAnsi="Times New Roman" w:cs="Times New Roman"/>
          <w:lang w:eastAsia="zh-CN"/>
        </w:rPr>
      </w:pPr>
    </w:p>
    <w:p w14:paraId="6E39014F" w14:textId="4848D1FD" w:rsidR="002C0BF7" w:rsidRDefault="002C0BF7" w:rsidP="005532AD">
      <w:pPr>
        <w:spacing w:line="360" w:lineRule="auto"/>
        <w:rPr>
          <w:rFonts w:ascii="Times New Roman" w:hAnsi="Times New Roman" w:cs="Times New Roman"/>
          <w:b/>
          <w:lang w:eastAsia="zh-CN"/>
        </w:rPr>
      </w:pPr>
    </w:p>
    <w:p w14:paraId="4E7BDAEF" w14:textId="48B29D63" w:rsidR="00DB1947" w:rsidRDefault="003A525A" w:rsidP="005532AD">
      <w:pPr>
        <w:spacing w:line="360" w:lineRule="auto"/>
        <w:rPr>
          <w:rFonts w:ascii="Times New Roman" w:hAnsi="Times New Roman" w:cs="Times New Roman"/>
          <w:b/>
          <w:lang w:eastAsia="zh-CN"/>
        </w:rPr>
      </w:pPr>
      <w:r>
        <w:rPr>
          <w:rFonts w:ascii="Times New Roman" w:hAnsi="Times New Roman" w:cs="Times New Roman"/>
          <w:b/>
          <w:lang w:eastAsia="zh-CN"/>
        </w:rPr>
        <w:lastRenderedPageBreak/>
        <w:t>Missing Value and Reason to Take Mean</w:t>
      </w:r>
    </w:p>
    <w:p w14:paraId="0B4FA966" w14:textId="55F99AE0" w:rsidR="00336A8C" w:rsidRDefault="003A525A">
      <w:pPr>
        <w:spacing w:line="360" w:lineRule="auto"/>
        <w:jc w:val="both"/>
        <w:rPr>
          <w:ins w:id="195" w:author="Microsoft Office 用户" w:date="2018-04-15T12:02:00Z"/>
          <w:rFonts w:ascii="Times New Roman" w:hAnsi="Times New Roman" w:cs="Times New Roman"/>
          <w:lang w:eastAsia="zh-CN"/>
        </w:rPr>
        <w:pPrChange w:id="196" w:author="Microsoft Office 用户" w:date="2018-04-12T20:16:00Z">
          <w:pPr>
            <w:spacing w:line="360" w:lineRule="auto"/>
          </w:pPr>
        </w:pPrChange>
      </w:pPr>
      <w:r w:rsidRPr="003A525A">
        <w:rPr>
          <w:rFonts w:ascii="Times New Roman" w:hAnsi="Times New Roman" w:cs="Times New Roman"/>
          <w:lang w:eastAsia="zh-CN"/>
        </w:rPr>
        <w:t>As we</w:t>
      </w:r>
      <w:r>
        <w:rPr>
          <w:rFonts w:ascii="Times New Roman" w:hAnsi="Times New Roman" w:cs="Times New Roman"/>
          <w:lang w:eastAsia="zh-CN"/>
        </w:rPr>
        <w:t xml:space="preserve"> see from above, the attribute that recorded by each weather station are different, the day contains lots of missing values. The time sequence is significantly importance for our study so we can’t afford to remove any single row in the data. However, since we have data of weather stations’ record each day (approximate 100 stations each day), we can take mean of each attribute that is scal</w:t>
      </w:r>
      <w:r w:rsidR="00A224C3">
        <w:rPr>
          <w:rFonts w:ascii="Times New Roman" w:hAnsi="Times New Roman" w:cs="Times New Roman"/>
          <w:lang w:eastAsia="zh-CN"/>
        </w:rPr>
        <w:t xml:space="preserve">ar (temperature, precipitation, etc), and take weighted </w:t>
      </w:r>
      <w:r w:rsidR="00A224C3">
        <w:rPr>
          <w:rFonts w:ascii="Times New Roman" w:hAnsi="Times New Roman" w:cs="Times New Roman" w:hint="eastAsia"/>
          <w:lang w:eastAsia="zh-CN"/>
        </w:rPr>
        <w:t xml:space="preserve">vector sum </w:t>
      </w:r>
      <w:r w:rsidR="00A224C3">
        <w:rPr>
          <w:rFonts w:ascii="Times New Roman" w:hAnsi="Times New Roman" w:cs="Times New Roman"/>
          <w:lang w:eastAsia="zh-CN"/>
        </w:rPr>
        <w:t>of each vector attribute (attributes related to wind).</w:t>
      </w:r>
      <w:ins w:id="197" w:author="Microsoft Office 用户" w:date="2018-04-12T20:16:00Z">
        <w:r w:rsidR="00BB4EC2">
          <w:rPr>
            <w:rFonts w:ascii="Times New Roman" w:hAnsi="Times New Roman" w:cs="Times New Roman"/>
            <w:lang w:eastAsia="zh-CN"/>
          </w:rPr>
          <w:t xml:space="preserve"> </w:t>
        </w:r>
      </w:ins>
      <w:ins w:id="198" w:author="Microsoft Office 用户" w:date="2018-04-12T20:19:00Z">
        <w:r w:rsidR="00BB4EC2">
          <w:rPr>
            <w:rFonts w:ascii="Times New Roman" w:hAnsi="Times New Roman" w:cs="Times New Roman"/>
            <w:lang w:eastAsia="zh-CN"/>
          </w:rPr>
          <w:t xml:space="preserve">By doing so we have a row that contains all the attributes for each date, and remove the attributes that still have missing value. </w:t>
        </w:r>
      </w:ins>
      <w:ins w:id="199" w:author="Microsoft Office 用户" w:date="2018-04-12T20:21:00Z">
        <w:r w:rsidR="002A6B24">
          <w:rPr>
            <w:rFonts w:ascii="Times New Roman" w:hAnsi="Times New Roman" w:cs="Times New Roman"/>
            <w:lang w:eastAsia="zh-CN"/>
          </w:rPr>
          <w:t xml:space="preserve"> </w:t>
        </w:r>
      </w:ins>
      <w:ins w:id="200" w:author="Microsoft Office 用户" w:date="2018-04-15T12:01:00Z">
        <w:r w:rsidR="00336A8C">
          <w:rPr>
            <w:rFonts w:ascii="Times New Roman" w:hAnsi="Times New Roman" w:cs="Times New Roman"/>
            <w:lang w:eastAsia="zh-CN"/>
          </w:rPr>
          <w:t xml:space="preserve"> </w:t>
        </w:r>
      </w:ins>
    </w:p>
    <w:p w14:paraId="755DE48B" w14:textId="37DD7D33" w:rsidR="00336A8C" w:rsidRDefault="00336A8C">
      <w:pPr>
        <w:spacing w:line="360" w:lineRule="auto"/>
        <w:jc w:val="both"/>
        <w:rPr>
          <w:ins w:id="201" w:author="Microsoft Office 用户" w:date="2018-04-15T12:13:00Z"/>
          <w:rFonts w:ascii="Times New Roman" w:hAnsi="Times New Roman" w:cs="Times New Roman"/>
          <w:lang w:eastAsia="zh-CN"/>
        </w:rPr>
        <w:pPrChange w:id="202" w:author="Microsoft Office 用户" w:date="2018-04-12T20:16:00Z">
          <w:pPr>
            <w:spacing w:line="360" w:lineRule="auto"/>
          </w:pPr>
        </w:pPrChange>
      </w:pPr>
      <w:ins w:id="203" w:author="Microsoft Office 用户" w:date="2018-04-15T12:02:00Z">
        <w:r>
          <w:rPr>
            <w:rFonts w:ascii="Times New Roman" w:hAnsi="Times New Roman" w:cs="Times New Roman"/>
            <w:lang w:eastAsia="zh-CN"/>
          </w:rPr>
          <w:t xml:space="preserve">As we can see, </w:t>
        </w:r>
        <w:r w:rsidRPr="00336A8C">
          <w:rPr>
            <w:rFonts w:ascii="Times New Roman" w:hAnsi="Times New Roman" w:cs="Times New Roman"/>
            <w:lang w:eastAsia="zh-CN"/>
          </w:rPr>
          <w:t>the attributes recorded by each weather st</w:t>
        </w:r>
        <w:r>
          <w:rPr>
            <w:rFonts w:ascii="Times New Roman" w:hAnsi="Times New Roman" w:cs="Times New Roman"/>
            <w:lang w:eastAsia="zh-CN"/>
          </w:rPr>
          <w:t xml:space="preserve">ation are quite different, and </w:t>
        </w:r>
        <w:r w:rsidRPr="00336A8C">
          <w:rPr>
            <w:rFonts w:ascii="Times New Roman" w:hAnsi="Times New Roman" w:cs="Times New Roman"/>
            <w:lang w:eastAsia="zh-CN"/>
          </w:rPr>
          <w:t>there are lots of missing values for each day. However, since the time sequence is significantly importance for our study, we can not afford to remove any single row in the data. It is also not feasible to substitute the missing values because of</w:t>
        </w:r>
      </w:ins>
      <w:ins w:id="204" w:author="Microsoft Office 用户" w:date="2018-04-15T12:03:00Z">
        <w:r>
          <w:rPr>
            <w:rFonts w:ascii="Times New Roman" w:hAnsi="Times New Roman" w:cs="Times New Roman"/>
            <w:lang w:eastAsia="zh-CN"/>
          </w:rPr>
          <w:t xml:space="preserve"> the</w:t>
        </w:r>
      </w:ins>
      <w:ins w:id="205" w:author="Microsoft Office 用户" w:date="2018-04-15T12:02:00Z">
        <w:r w:rsidRPr="00336A8C">
          <w:rPr>
            <w:rFonts w:ascii="Times New Roman" w:hAnsi="Times New Roman" w:cs="Times New Roman"/>
            <w:lang w:eastAsia="zh-CN"/>
          </w:rPr>
          <w:t xml:space="preserve"> sparsity of the dataset. </w:t>
        </w:r>
      </w:ins>
      <w:ins w:id="206" w:author="Microsoft Office 用户" w:date="2018-04-15T12:04:00Z">
        <w:r>
          <w:rPr>
            <w:rFonts w:ascii="Times New Roman" w:hAnsi="Times New Roman" w:cs="Times New Roman"/>
            <w:lang w:eastAsia="zh-CN"/>
          </w:rPr>
          <w:t>The first way is performing clustering based on the location of stations, substitute missing values with the mean of variabl</w:t>
        </w:r>
        <w:r w:rsidR="00CF4FA4">
          <w:rPr>
            <w:rFonts w:ascii="Times New Roman" w:hAnsi="Times New Roman" w:cs="Times New Roman"/>
            <w:lang w:eastAsia="zh-CN"/>
          </w:rPr>
          <w:t>es within each cluster.</w:t>
        </w:r>
      </w:ins>
      <w:ins w:id="207" w:author="Microsoft Office 用户" w:date="2018-04-15T12:09:00Z">
        <w:r w:rsidR="00CF4FA4">
          <w:rPr>
            <w:rFonts w:ascii="Times New Roman" w:hAnsi="Times New Roman" w:cs="Times New Roman"/>
            <w:lang w:eastAsia="zh-CN"/>
          </w:rPr>
          <w:t xml:space="preserve"> </w:t>
        </w:r>
      </w:ins>
      <w:ins w:id="208" w:author="Microsoft Office 用户" w:date="2018-04-15T12:10:00Z">
        <w:r w:rsidR="00CF4FA4">
          <w:rPr>
            <w:rFonts w:ascii="Times New Roman" w:hAnsi="Times New Roman" w:cs="Times New Roman"/>
            <w:lang w:eastAsia="zh-CN"/>
          </w:rPr>
          <w:t xml:space="preserve">As shown in Figure 1, we have the largest average silhouette width when k = 2. The map plot on the right hand side of Figure 1 shows the clustering result, basically the stations are separated into two </w:t>
        </w:r>
      </w:ins>
      <w:ins w:id="209" w:author="Microsoft Office 用户" w:date="2018-04-15T12:15:00Z">
        <w:r w:rsidR="00CF4FA4">
          <w:rPr>
            <w:rFonts w:ascii="Times New Roman" w:hAnsi="Times New Roman" w:cs="Times New Roman"/>
            <w:lang w:eastAsia="zh-CN"/>
          </w:rPr>
          <w:t>clusters</w:t>
        </w:r>
      </w:ins>
      <w:ins w:id="210" w:author="Microsoft Office 用户" w:date="2018-04-15T12:10:00Z">
        <w:r w:rsidR="00CF4FA4">
          <w:rPr>
            <w:rFonts w:ascii="Times New Roman" w:hAnsi="Times New Roman" w:cs="Times New Roman"/>
            <w:lang w:eastAsia="zh-CN"/>
          </w:rPr>
          <w:t>,</w:t>
        </w:r>
      </w:ins>
      <w:ins w:id="211" w:author="Microsoft Office 用户" w:date="2018-04-15T12:15:00Z">
        <w:r w:rsidR="00CF4FA4">
          <w:rPr>
            <w:rFonts w:ascii="Times New Roman" w:hAnsi="Times New Roman" w:cs="Times New Roman"/>
            <w:lang w:eastAsia="zh-CN"/>
          </w:rPr>
          <w:t xml:space="preserve"> west and east, with downtown Seattle as the boundary in the middle. </w:t>
        </w:r>
      </w:ins>
      <w:ins w:id="212" w:author="Microsoft Office 用户" w:date="2018-04-15T12:25:00Z">
        <w:r w:rsidR="00E91BF8">
          <w:rPr>
            <w:rFonts w:ascii="Times New Roman" w:hAnsi="Times New Roman" w:cs="Times New Roman"/>
            <w:lang w:eastAsia="zh-CN"/>
          </w:rPr>
          <w:t>However, with this method we may create missing values since some of the variables are only recorded by stations</w:t>
        </w:r>
      </w:ins>
      <w:ins w:id="213" w:author="Microsoft Office 用户" w:date="2018-04-15T12:27:00Z">
        <w:r w:rsidR="00536171">
          <w:rPr>
            <w:rFonts w:ascii="Times New Roman" w:hAnsi="Times New Roman" w:cs="Times New Roman"/>
            <w:lang w:eastAsia="zh-CN"/>
          </w:rPr>
          <w:t xml:space="preserve"> in one cluster.</w:t>
        </w:r>
      </w:ins>
      <w:ins w:id="214" w:author="Microsoft Office 用户" w:date="2018-04-15T12:38:00Z">
        <w:r w:rsidR="00164709">
          <w:rPr>
            <w:rFonts w:ascii="Times New Roman" w:hAnsi="Times New Roman" w:cs="Times New Roman"/>
            <w:lang w:eastAsia="zh-CN"/>
          </w:rPr>
          <w:t xml:space="preserve"> </w:t>
        </w:r>
      </w:ins>
      <w:ins w:id="215" w:author="Microsoft Office 用户" w:date="2018-04-15T12:28:00Z">
        <w:r w:rsidR="00772BC7">
          <w:rPr>
            <w:rFonts w:ascii="Times New Roman" w:hAnsi="Times New Roman" w:cs="Times New Roman"/>
            <w:lang w:eastAsia="zh-CN"/>
          </w:rPr>
          <w:t>Also it is hard to tell the relationship between clusters and the way to combine variables</w:t>
        </w:r>
      </w:ins>
      <w:ins w:id="216" w:author="Microsoft Office 用户" w:date="2018-04-15T12:32:00Z">
        <w:r w:rsidR="00772BC7">
          <w:rPr>
            <w:rFonts w:ascii="Times New Roman" w:hAnsi="Times New Roman" w:cs="Times New Roman"/>
            <w:lang w:eastAsia="zh-CN"/>
          </w:rPr>
          <w:t xml:space="preserve"> is harder. Therefore, we decided not to use clustering for </w:t>
        </w:r>
      </w:ins>
      <w:ins w:id="217" w:author="Microsoft Office 用户" w:date="2018-04-15T12:33:00Z">
        <w:r w:rsidR="00772BC7">
          <w:rPr>
            <w:rFonts w:ascii="Times New Roman" w:hAnsi="Times New Roman" w:cs="Times New Roman"/>
            <w:lang w:eastAsia="zh-CN"/>
          </w:rPr>
          <w:t xml:space="preserve">substituting missing values. </w:t>
        </w:r>
      </w:ins>
      <w:ins w:id="218" w:author="Microsoft Office 用户" w:date="2018-04-15T12:28:00Z">
        <w:r w:rsidR="00772BC7">
          <w:rPr>
            <w:rFonts w:ascii="Times New Roman" w:hAnsi="Times New Roman" w:cs="Times New Roman"/>
            <w:lang w:eastAsia="zh-CN"/>
          </w:rPr>
          <w:t xml:space="preserve"> </w:t>
        </w:r>
      </w:ins>
    </w:p>
    <w:p w14:paraId="34CDCB36" w14:textId="644A1991" w:rsidR="00CF4FA4" w:rsidRDefault="00CF4FA4" w:rsidP="00CF4FA4">
      <w:pPr>
        <w:spacing w:line="360" w:lineRule="auto"/>
        <w:jc w:val="both"/>
        <w:rPr>
          <w:ins w:id="219" w:author="Microsoft Office 用户" w:date="2018-04-15T12:13:00Z"/>
          <w:rFonts w:ascii="Times New Roman" w:hAnsi="Times New Roman" w:cs="Times New Roman"/>
          <w:lang w:eastAsia="zh-CN"/>
        </w:rPr>
      </w:pPr>
      <w:ins w:id="220" w:author="Microsoft Office 用户" w:date="2018-04-15T12:13:00Z">
        <w:r w:rsidRPr="00336A8C">
          <w:rPr>
            <w:rFonts w:ascii="Times New Roman" w:hAnsi="Times New Roman" w:cs="Times New Roman"/>
            <w:lang w:eastAsia="zh-CN"/>
          </w:rPr>
          <w:t xml:space="preserve">Instead, since we have records from approximately 100 stations each day, we can </w:t>
        </w:r>
      </w:ins>
      <w:ins w:id="221" w:author="Microsoft Office 用户" w:date="2018-04-15T12:37:00Z">
        <w:r w:rsidR="0049003D">
          <w:rPr>
            <w:rFonts w:ascii="Times New Roman" w:hAnsi="Times New Roman" w:cs="Times New Roman"/>
            <w:lang w:eastAsia="zh-CN"/>
          </w:rPr>
          <w:t xml:space="preserve">group by date and </w:t>
        </w:r>
      </w:ins>
      <w:ins w:id="222" w:author="Microsoft Office 用户" w:date="2018-04-15T12:13:00Z">
        <w:r w:rsidRPr="00336A8C">
          <w:rPr>
            <w:rFonts w:ascii="Times New Roman" w:hAnsi="Times New Roman" w:cs="Times New Roman"/>
            <w:lang w:eastAsia="zh-CN"/>
          </w:rPr>
          <w:t>take mean of each scalar attribute (temperature, precipitation, etc)</w:t>
        </w:r>
      </w:ins>
      <w:ins w:id="223" w:author="Microsoft Office 用户" w:date="2018-04-15T12:33:00Z">
        <w:r w:rsidR="00772BC7">
          <w:rPr>
            <w:rFonts w:ascii="Times New Roman" w:hAnsi="Times New Roman" w:cs="Times New Roman"/>
            <w:lang w:eastAsia="zh-CN"/>
          </w:rPr>
          <w:t xml:space="preserve"> directly</w:t>
        </w:r>
      </w:ins>
      <w:ins w:id="224" w:author="Microsoft Office 用户" w:date="2018-04-15T12:13:00Z">
        <w:r w:rsidRPr="00336A8C">
          <w:rPr>
            <w:rFonts w:ascii="Times New Roman" w:hAnsi="Times New Roman" w:cs="Times New Roman"/>
            <w:lang w:eastAsia="zh-CN"/>
          </w:rPr>
          <w:t>, and take weighted mean vector of each vector attribute (attributes related to wind). By doing so we have a row that contains all the attributes for each date, and remove the attributes that still have missing values.</w:t>
        </w:r>
      </w:ins>
    </w:p>
    <w:p w14:paraId="420C7AB2" w14:textId="77777777" w:rsidR="00CF4FA4" w:rsidRDefault="00CF4FA4">
      <w:pPr>
        <w:spacing w:line="360" w:lineRule="auto"/>
        <w:jc w:val="both"/>
        <w:rPr>
          <w:ins w:id="225" w:author="Microsoft Office 用户" w:date="2018-04-15T12:09:00Z"/>
          <w:rFonts w:ascii="Times New Roman" w:hAnsi="Times New Roman" w:cs="Times New Roman"/>
          <w:lang w:eastAsia="zh-CN"/>
        </w:rPr>
        <w:pPrChange w:id="226" w:author="Microsoft Office 用户" w:date="2018-04-12T20:16:00Z">
          <w:pPr>
            <w:spacing w:line="360" w:lineRule="auto"/>
          </w:pPr>
        </w:pPrChange>
      </w:pPr>
    </w:p>
    <w:p w14:paraId="45ABA956" w14:textId="57F9D279" w:rsidR="00336A8C" w:rsidRDefault="00CF4FA4">
      <w:pPr>
        <w:spacing w:line="360" w:lineRule="auto"/>
        <w:jc w:val="both"/>
        <w:rPr>
          <w:ins w:id="227" w:author="Microsoft Office 用户" w:date="2018-04-15T12:35:00Z"/>
          <w:rFonts w:ascii="Times New Roman" w:hAnsi="Times New Roman" w:cs="Times New Roman"/>
          <w:lang w:eastAsia="zh-CN"/>
        </w:rPr>
        <w:pPrChange w:id="228" w:author="Microsoft Office 用户" w:date="2018-04-15T12:38:00Z">
          <w:pPr>
            <w:spacing w:line="360" w:lineRule="auto"/>
          </w:pPr>
        </w:pPrChange>
      </w:pPr>
      <w:ins w:id="229" w:author="Microsoft Office 用户" w:date="2018-04-15T12:09:00Z">
        <w:r>
          <w:rPr>
            <w:rFonts w:ascii="Times New Roman" w:hAnsi="Times New Roman" w:cs="Times New Roman"/>
            <w:noProof/>
            <w:lang w:eastAsia="zh-CN"/>
            <w:rPrChange w:id="230" w:author="Unknown">
              <w:rPr>
                <w:noProof/>
                <w:lang w:eastAsia="zh-CN"/>
              </w:rPr>
            </w:rPrChange>
          </w:rPr>
          <w:lastRenderedPageBreak/>
          <w:drawing>
            <wp:inline distT="0" distB="0" distL="0" distR="0" wp14:anchorId="3ABA5C48" wp14:editId="0EC1D78F">
              <wp:extent cx="2732400" cy="2732400"/>
              <wp:effectExtent l="0" t="0" r="11430" b="11430"/>
              <wp:docPr id="12" name="图片 12" descr="Report/silhouet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rt/silhouet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2400" cy="2732400"/>
                      </a:xfrm>
                      <a:prstGeom prst="rect">
                        <a:avLst/>
                      </a:prstGeom>
                      <a:noFill/>
                      <a:ln>
                        <a:noFill/>
                      </a:ln>
                    </pic:spPr>
                  </pic:pic>
                </a:graphicData>
              </a:graphic>
            </wp:inline>
          </w:drawing>
        </w:r>
      </w:ins>
      <w:ins w:id="231" w:author="Microsoft Office 用户" w:date="2018-04-15T12:12:00Z">
        <w:r>
          <w:rPr>
            <w:rFonts w:ascii="Times New Roman" w:hAnsi="Times New Roman" w:cs="Times New Roman"/>
            <w:noProof/>
            <w:lang w:eastAsia="zh-CN"/>
            <w:rPrChange w:id="232" w:author="Unknown">
              <w:rPr>
                <w:noProof/>
                <w:lang w:eastAsia="zh-CN"/>
              </w:rPr>
            </w:rPrChange>
          </w:rPr>
          <w:drawing>
            <wp:inline distT="0" distB="0" distL="0" distR="0" wp14:anchorId="05934E02" wp14:editId="5E6F5181">
              <wp:extent cx="2732400" cy="2732400"/>
              <wp:effectExtent l="0" t="0" r="11430" b="11430"/>
              <wp:docPr id="13" name="图片 13" descr="Report/cluster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ort/clusterma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2400" cy="2732400"/>
                      </a:xfrm>
                      <a:prstGeom prst="rect">
                        <a:avLst/>
                      </a:prstGeom>
                      <a:noFill/>
                      <a:ln>
                        <a:noFill/>
                      </a:ln>
                    </pic:spPr>
                  </pic:pic>
                </a:graphicData>
              </a:graphic>
            </wp:inline>
          </w:drawing>
        </w:r>
      </w:ins>
      <w:ins w:id="233" w:author="Microsoft Office 用户" w:date="2018-04-15T12:35:00Z">
        <w:r w:rsidR="00237B4B">
          <w:rPr>
            <w:rFonts w:ascii="Times New Roman" w:hAnsi="Times New Roman" w:cs="Times New Roman"/>
            <w:lang w:eastAsia="zh-CN"/>
          </w:rPr>
          <w:t xml:space="preserve"> </w:t>
        </w:r>
      </w:ins>
    </w:p>
    <w:p w14:paraId="2D24735C" w14:textId="127EE2F9" w:rsidR="00237B4B" w:rsidRDefault="00237B4B">
      <w:pPr>
        <w:spacing w:line="360" w:lineRule="auto"/>
        <w:jc w:val="center"/>
        <w:rPr>
          <w:ins w:id="234" w:author="Microsoft Office 用户" w:date="2018-04-12T20:21:00Z"/>
          <w:rFonts w:ascii="Times New Roman" w:hAnsi="Times New Roman" w:cs="Times New Roman"/>
          <w:lang w:eastAsia="zh-CN"/>
        </w:rPr>
        <w:pPrChange w:id="235" w:author="Microsoft Office 用户" w:date="2018-04-15T12:35:00Z">
          <w:pPr>
            <w:spacing w:line="360" w:lineRule="auto"/>
          </w:pPr>
        </w:pPrChange>
      </w:pPr>
      <w:ins w:id="236" w:author="Microsoft Office 用户" w:date="2018-04-15T12:35:00Z">
        <w:r>
          <w:rPr>
            <w:rFonts w:ascii="Times New Roman" w:hAnsi="Times New Roman" w:cs="Times New Roman"/>
            <w:lang w:eastAsia="zh-CN"/>
          </w:rPr>
          <w:t>Figure 1</w:t>
        </w:r>
      </w:ins>
      <w:ins w:id="237" w:author="Microsoft Office 用户" w:date="2018-04-15T19:15:00Z">
        <w:r w:rsidR="00F61A95">
          <w:rPr>
            <w:rFonts w:ascii="Times New Roman" w:hAnsi="Times New Roman" w:cs="Times New Roman"/>
            <w:lang w:eastAsia="zh-CN"/>
          </w:rPr>
          <w:t xml:space="preserve">: Clustering Results </w:t>
        </w:r>
      </w:ins>
      <w:bookmarkStart w:id="238" w:name="_GoBack"/>
      <w:bookmarkEnd w:id="238"/>
    </w:p>
    <w:p w14:paraId="05FA15E7" w14:textId="7515434A" w:rsidR="002A6B24" w:rsidRDefault="00C83EBB">
      <w:pPr>
        <w:spacing w:line="360" w:lineRule="auto"/>
        <w:jc w:val="both"/>
        <w:rPr>
          <w:ins w:id="239" w:author="Microsoft Office 用户" w:date="2018-04-12T20:22:00Z"/>
          <w:rFonts w:ascii="Times New Roman" w:hAnsi="Times New Roman" w:cs="Times New Roman"/>
          <w:b/>
          <w:lang w:eastAsia="zh-CN"/>
        </w:rPr>
        <w:pPrChange w:id="240" w:author="Microsoft Office 用户" w:date="2018-04-12T20:16:00Z">
          <w:pPr>
            <w:spacing w:line="360" w:lineRule="auto"/>
          </w:pPr>
        </w:pPrChange>
      </w:pPr>
      <w:ins w:id="241" w:author="Microsoft Office 用户" w:date="2018-04-12T20:21:00Z">
        <w:r w:rsidRPr="00C83EBB">
          <w:rPr>
            <w:rFonts w:ascii="Times New Roman" w:hAnsi="Times New Roman" w:cs="Times New Roman"/>
            <w:b/>
            <w:lang w:eastAsia="zh-CN"/>
            <w:rPrChange w:id="242" w:author="Microsoft Office 用户" w:date="2018-04-12T20:22:00Z">
              <w:rPr>
                <w:rFonts w:ascii="Times New Roman" w:hAnsi="Times New Roman" w:cs="Times New Roman"/>
                <w:lang w:eastAsia="zh-CN"/>
              </w:rPr>
            </w:rPrChange>
          </w:rPr>
          <w:t>Using the model on Data from New York City</w:t>
        </w:r>
      </w:ins>
      <w:ins w:id="243" w:author="Microsoft Office 用户" w:date="2018-04-12T20:22:00Z">
        <w:r>
          <w:rPr>
            <w:rFonts w:ascii="Times New Roman" w:hAnsi="Times New Roman" w:cs="Times New Roman"/>
            <w:b/>
            <w:lang w:eastAsia="zh-CN"/>
          </w:rPr>
          <w:t xml:space="preserve"> </w:t>
        </w:r>
      </w:ins>
    </w:p>
    <w:p w14:paraId="070C11D8" w14:textId="15CFB55C" w:rsidR="00C83EBB" w:rsidRPr="00EE7355" w:rsidRDefault="00607461">
      <w:pPr>
        <w:spacing w:line="360" w:lineRule="auto"/>
        <w:jc w:val="both"/>
        <w:rPr>
          <w:ins w:id="244" w:author="Microsoft Office 用户" w:date="2018-04-14T16:36:00Z"/>
          <w:rFonts w:ascii="Times New Roman" w:hAnsi="Times New Roman" w:cs="Times New Roman"/>
          <w:lang w:eastAsia="zh-CN"/>
        </w:rPr>
        <w:pPrChange w:id="245" w:author="Microsoft Office 用户" w:date="2018-04-12T20:16:00Z">
          <w:pPr>
            <w:spacing w:line="360" w:lineRule="auto"/>
          </w:pPr>
        </w:pPrChange>
      </w:pPr>
      <w:ins w:id="246" w:author="Microsoft Office 用户" w:date="2018-04-12T20:49:00Z">
        <w:r w:rsidRPr="00EE7355">
          <w:rPr>
            <w:rFonts w:ascii="Times New Roman" w:hAnsi="Times New Roman" w:cs="Times New Roman"/>
            <w:lang w:eastAsia="zh-CN"/>
          </w:rPr>
          <w:t>So what about using the same model on the data from a different city? We consider to use the weather</w:t>
        </w:r>
        <w:r w:rsidR="00EE7355" w:rsidRPr="00EE7355">
          <w:rPr>
            <w:rFonts w:ascii="Times New Roman" w:hAnsi="Times New Roman" w:cs="Times New Roman"/>
            <w:lang w:eastAsia="zh-CN"/>
          </w:rPr>
          <w:t xml:space="preserve"> data from New York City in 2017</w:t>
        </w:r>
        <w:r w:rsidRPr="00EE7355">
          <w:rPr>
            <w:rFonts w:ascii="Times New Roman" w:hAnsi="Times New Roman" w:cs="Times New Roman"/>
            <w:lang w:eastAsia="zh-CN"/>
          </w:rPr>
          <w:t xml:space="preserve"> as test data on the model trained by Seattle data.</w:t>
        </w:r>
      </w:ins>
      <w:ins w:id="247" w:author="Microsoft Office 用户" w:date="2018-04-12T21:08:00Z">
        <w:r w:rsidR="00BF4F98" w:rsidRPr="00EE7355">
          <w:rPr>
            <w:rFonts w:ascii="Times New Roman" w:hAnsi="Times New Roman" w:cs="Times New Roman"/>
            <w:lang w:eastAsia="zh-CN"/>
          </w:rPr>
          <w:t xml:space="preserve"> We followed the same approach in data process as what we did on Seattle data.</w:t>
        </w:r>
      </w:ins>
      <w:ins w:id="248" w:author="Microsoft Office 用户" w:date="2018-04-12T20:56:00Z">
        <w:r w:rsidR="00AA247C" w:rsidRPr="00EE7355">
          <w:rPr>
            <w:rFonts w:ascii="Times New Roman" w:hAnsi="Times New Roman" w:cs="Times New Roman"/>
            <w:lang w:eastAsia="zh-CN"/>
          </w:rPr>
          <w:t xml:space="preserve"> </w:t>
        </w:r>
      </w:ins>
      <w:ins w:id="249" w:author="Microsoft Office 用户" w:date="2018-04-15T17:43:00Z">
        <w:r w:rsidR="00EE7355">
          <w:rPr>
            <w:rFonts w:ascii="Times New Roman" w:hAnsi="Times New Roman" w:cs="Times New Roman"/>
            <w:lang w:eastAsia="zh-CN"/>
          </w:rPr>
          <w:t xml:space="preserve">Since random forest and </w:t>
        </w:r>
      </w:ins>
      <w:ins w:id="250" w:author="Microsoft Office 用户" w:date="2018-04-15T17:44:00Z">
        <w:r w:rsidR="001C3F0B">
          <w:rPr>
            <w:rFonts w:ascii="Times New Roman" w:hAnsi="Times New Roman" w:cs="Times New Roman"/>
            <w:lang w:eastAsia="zh-CN"/>
          </w:rPr>
          <w:t xml:space="preserve">SVM have better performance than KNN, here we only test on those two models. </w:t>
        </w:r>
      </w:ins>
      <w:ins w:id="251" w:author="Microsoft Office 用户" w:date="2018-04-12T20:56:00Z">
        <w:r w:rsidR="00AA247C" w:rsidRPr="00EE7355">
          <w:rPr>
            <w:rFonts w:ascii="Times New Roman" w:hAnsi="Times New Roman" w:cs="Times New Roman"/>
            <w:lang w:eastAsia="zh-CN"/>
          </w:rPr>
          <w:t>The confusion matrix</w:t>
        </w:r>
      </w:ins>
      <w:ins w:id="252" w:author="Microsoft Office 用户" w:date="2018-04-15T17:41:00Z">
        <w:r w:rsidR="00EE7355" w:rsidRPr="00EE7355">
          <w:rPr>
            <w:rFonts w:ascii="Times New Roman" w:hAnsi="Times New Roman" w:cs="Times New Roman"/>
            <w:lang w:eastAsia="zh-CN"/>
          </w:rPr>
          <w:t xml:space="preserve"> for random forest</w:t>
        </w:r>
      </w:ins>
      <w:ins w:id="253" w:author="Microsoft Office 用户" w:date="2018-04-12T20:56:00Z">
        <w:r w:rsidR="00AA247C" w:rsidRPr="00EE7355">
          <w:rPr>
            <w:rFonts w:ascii="Times New Roman" w:hAnsi="Times New Roman" w:cs="Times New Roman"/>
            <w:lang w:eastAsia="zh-CN"/>
          </w:rPr>
          <w:t xml:space="preserve"> is shown in table 1</w:t>
        </w:r>
      </w:ins>
      <w:ins w:id="254" w:author="Microsoft Office 用户" w:date="2018-04-15T17:41:00Z">
        <w:r w:rsidR="00EE7355" w:rsidRPr="00EE7355">
          <w:rPr>
            <w:rFonts w:ascii="Times New Roman" w:hAnsi="Times New Roman" w:cs="Times New Roman"/>
            <w:lang w:eastAsia="zh-CN"/>
          </w:rPr>
          <w:t xml:space="preserve"> and in table 2 for SVM</w:t>
        </w:r>
      </w:ins>
      <w:ins w:id="255" w:author="Microsoft Office 用户" w:date="2018-04-12T20:56:00Z">
        <w:r w:rsidR="00AA247C" w:rsidRPr="00EE7355">
          <w:rPr>
            <w:rFonts w:ascii="Times New Roman" w:hAnsi="Times New Roman" w:cs="Times New Roman"/>
            <w:lang w:eastAsia="zh-CN"/>
          </w:rPr>
          <w:t xml:space="preserve">. </w:t>
        </w:r>
      </w:ins>
    </w:p>
    <w:p w14:paraId="4F23B3DF" w14:textId="7FAB6563" w:rsidR="00E47286" w:rsidRDefault="001C3F0B" w:rsidP="00E47286">
      <w:pPr>
        <w:spacing w:line="360" w:lineRule="auto"/>
        <w:jc w:val="both"/>
        <w:rPr>
          <w:ins w:id="256" w:author="Microsoft Office 用户" w:date="2018-04-15T17:46:00Z"/>
          <w:rFonts w:ascii="Times New Roman" w:hAnsi="Times New Roman" w:cs="Times New Roman"/>
          <w:lang w:eastAsia="zh-CN"/>
        </w:rPr>
      </w:pPr>
      <w:ins w:id="257" w:author="Microsoft Office 用户" w:date="2018-04-15T17:45:00Z">
        <w:r>
          <w:rPr>
            <w:rFonts w:ascii="Times New Roman" w:hAnsi="Times New Roman" w:cs="Times New Roman"/>
            <w:lang w:eastAsia="zh-CN"/>
          </w:rPr>
          <w:t>For random forest t</w:t>
        </w:r>
      </w:ins>
      <w:ins w:id="258" w:author="Microsoft Office 用户" w:date="2018-04-14T16:37:00Z">
        <w:r w:rsidR="00E47286" w:rsidRPr="00EE7355">
          <w:rPr>
            <w:rFonts w:ascii="Times New Roman" w:hAnsi="Times New Roman" w:cs="Times New Roman"/>
            <w:lang w:eastAsia="zh-CN"/>
          </w:rPr>
          <w:t>he Type I error is significantly higher. Although the Type II error</w:t>
        </w:r>
        <w:r w:rsidR="00A4785E" w:rsidRPr="00EE7355">
          <w:rPr>
            <w:rFonts w:ascii="Times New Roman" w:hAnsi="Times New Roman" w:cs="Times New Roman"/>
            <w:lang w:eastAsia="zh-CN"/>
          </w:rPr>
          <w:t xml:space="preserve"> is lower</w:t>
        </w:r>
        <w:r w:rsidR="00E47286" w:rsidRPr="00EE7355">
          <w:rPr>
            <w:rFonts w:ascii="Times New Roman" w:hAnsi="Times New Roman" w:cs="Times New Roman"/>
            <w:lang w:eastAsia="zh-CN"/>
          </w:rPr>
          <w:t xml:space="preserve">, it is </w:t>
        </w:r>
        <w:r w:rsidR="00A4785E" w:rsidRPr="00EE7355">
          <w:rPr>
            <w:rFonts w:ascii="Times New Roman" w:hAnsi="Times New Roman" w:cs="Times New Roman"/>
            <w:lang w:eastAsia="zh-CN"/>
          </w:rPr>
          <w:t xml:space="preserve">actually </w:t>
        </w:r>
        <w:r w:rsidR="00E47286" w:rsidRPr="00EE7355">
          <w:rPr>
            <w:rFonts w:ascii="Times New Roman" w:hAnsi="Times New Roman" w:cs="Times New Roman"/>
            <w:lang w:eastAsia="zh-CN"/>
          </w:rPr>
          <w:t>due to the model c</w:t>
        </w:r>
        <w:r w:rsidR="00A4785E" w:rsidRPr="00EE7355">
          <w:rPr>
            <w:rFonts w:ascii="Times New Roman" w:hAnsi="Times New Roman" w:cs="Times New Roman"/>
            <w:lang w:eastAsia="zh-CN"/>
          </w:rPr>
          <w:t xml:space="preserve">lassified to many days into </w:t>
        </w:r>
      </w:ins>
      <w:ins w:id="259" w:author="Microsoft Office 用户" w:date="2018-04-14T16:40:00Z">
        <w:r w:rsidR="00A4785E" w:rsidRPr="00EE7355">
          <w:rPr>
            <w:rFonts w:ascii="Times New Roman" w:hAnsi="Times New Roman" w:cs="Times New Roman"/>
            <w:lang w:eastAsia="zh-CN"/>
          </w:rPr>
          <w:t>rain</w:t>
        </w:r>
      </w:ins>
      <w:ins w:id="260" w:author="Microsoft Office 用户" w:date="2018-04-14T16:37:00Z">
        <w:r w:rsidR="00E47286" w:rsidRPr="00EE7355">
          <w:rPr>
            <w:rFonts w:ascii="Times New Roman" w:hAnsi="Times New Roman" w:cs="Times New Roman"/>
            <w:lang w:eastAsia="zh-CN"/>
          </w:rPr>
          <w:t xml:space="preserve"> days mistakenly. The model pred</w:t>
        </w:r>
        <w:r w:rsidR="00A4785E" w:rsidRPr="00EE7355">
          <w:rPr>
            <w:rFonts w:ascii="Times New Roman" w:hAnsi="Times New Roman" w:cs="Times New Roman"/>
            <w:lang w:eastAsia="zh-CN"/>
          </w:rPr>
          <w:t>icted 289</w:t>
        </w:r>
        <w:r w:rsidR="00E47286" w:rsidRPr="00EE7355">
          <w:rPr>
            <w:rFonts w:ascii="Times New Roman" w:hAnsi="Times New Roman" w:cs="Times New Roman"/>
            <w:lang w:eastAsia="zh-CN"/>
          </w:rPr>
          <w:t xml:space="preserve"> days that rain in 2017 and the average raining day in New York based on historical record is 122. Overall, this model trained with Seattle data isn’t suitable to predict precipitation in New York. </w:t>
        </w:r>
      </w:ins>
    </w:p>
    <w:p w14:paraId="355DA22B" w14:textId="506AA0A1" w:rsidR="00AB1E60" w:rsidRPr="00EE7355" w:rsidRDefault="00AB1E60" w:rsidP="00E47286">
      <w:pPr>
        <w:spacing w:line="360" w:lineRule="auto"/>
        <w:jc w:val="both"/>
        <w:rPr>
          <w:ins w:id="261" w:author="Microsoft Office 用户" w:date="2018-04-14T16:37:00Z"/>
          <w:rFonts w:ascii="Times New Roman" w:hAnsi="Times New Roman" w:cs="Times New Roman"/>
          <w:rPrChange w:id="262" w:author="Microsoft Office 用户" w:date="2018-04-15T17:42:00Z">
            <w:rPr>
              <w:ins w:id="263" w:author="Microsoft Office 用户" w:date="2018-04-14T16:37:00Z"/>
              <w:rFonts w:ascii="Times New Roman" w:hAnsi="Times New Roman" w:cs="Times New Roman"/>
              <w:lang w:eastAsia="zh-CN"/>
            </w:rPr>
          </w:rPrChange>
        </w:rPr>
      </w:pPr>
      <w:ins w:id="264" w:author="Microsoft Office 用户" w:date="2018-04-15T17:46:00Z">
        <w:r w:rsidRPr="004C4085">
          <w:rPr>
            <w:rFonts w:ascii="Times New Roman" w:hAnsi="Times New Roman" w:cs="Times New Roman"/>
          </w:rPr>
          <w:t xml:space="preserve">Again, we apply SVM with whole Seattle data as training set and test on </w:t>
        </w:r>
        <w:r w:rsidR="00BC6AAC">
          <w:rPr>
            <w:rFonts w:ascii="Times New Roman" w:hAnsi="Times New Roman" w:cs="Times New Roman"/>
          </w:rPr>
          <w:t>New York</w:t>
        </w:r>
        <w:r w:rsidRPr="004C4085">
          <w:rPr>
            <w:rFonts w:ascii="Times New Roman" w:hAnsi="Times New Roman" w:cs="Times New Roman"/>
          </w:rPr>
          <w:t>. As shown in Table 2, the Type I error is significantly higher as well as the Type II error. And the Type II error is much less than the Type I error.</w:t>
        </w:r>
      </w:ins>
      <w:ins w:id="265" w:author="Microsoft Office 用户" w:date="2018-04-15T17:50:00Z">
        <w:r w:rsidR="00425493">
          <w:rPr>
            <w:rFonts w:ascii="Times New Roman" w:hAnsi="Times New Roman" w:cs="Times New Roman"/>
          </w:rPr>
          <w:t xml:space="preserve"> </w:t>
        </w:r>
      </w:ins>
      <w:ins w:id="266" w:author="Microsoft Office 用户" w:date="2018-04-15T19:11:00Z">
        <w:r w:rsidR="00BC6AAC">
          <w:rPr>
            <w:rFonts w:ascii="Times New Roman" w:hAnsi="Times New Roman" w:cs="Times New Roman"/>
          </w:rPr>
          <w:t>Overall those two model performed badly in the New York data.</w:t>
        </w:r>
      </w:ins>
    </w:p>
    <w:p w14:paraId="396C71E9" w14:textId="3E0757DF" w:rsidR="00425493" w:rsidRPr="004C4085" w:rsidRDefault="00E47286" w:rsidP="00425493">
      <w:pPr>
        <w:spacing w:line="360" w:lineRule="auto"/>
        <w:jc w:val="both"/>
        <w:rPr>
          <w:ins w:id="267" w:author="Microsoft Office 用户" w:date="2018-04-15T17:49:00Z"/>
          <w:rFonts w:ascii="Times New Roman" w:hAnsi="Times New Roman" w:cs="Times New Roman"/>
        </w:rPr>
      </w:pPr>
      <w:ins w:id="268" w:author="Microsoft Office 用户" w:date="2018-04-14T16:37:00Z">
        <w:r w:rsidRPr="00EE7355">
          <w:rPr>
            <w:rFonts w:ascii="Times New Roman" w:hAnsi="Times New Roman" w:cs="Times New Roman"/>
            <w:lang w:eastAsia="zh-CN"/>
          </w:rPr>
          <w:t xml:space="preserve">The reason this happened have several explanations. First, New York located on the east coast may have totally different meteorological environment compares to Seattle. So the variables and the threshold of those variables that matter in prediction may change. Second, </w:t>
        </w:r>
      </w:ins>
      <w:ins w:id="269" w:author="Microsoft Office 用户" w:date="2018-04-15T17:49:00Z">
        <w:r w:rsidR="00425493">
          <w:rPr>
            <w:rFonts w:ascii="Times New Roman" w:hAnsi="Times New Roman" w:cs="Times New Roman"/>
          </w:rPr>
          <w:t>New York has a rather</w:t>
        </w:r>
        <w:r w:rsidR="00425493" w:rsidRPr="004C4085">
          <w:rPr>
            <w:rFonts w:ascii="Times New Roman" w:hAnsi="Times New Roman" w:cs="Times New Roman"/>
          </w:rPr>
          <w:t xml:space="preserve"> imbalanced </w:t>
        </w:r>
        <w:r w:rsidR="00425493">
          <w:rPr>
            <w:rFonts w:ascii="Times New Roman" w:hAnsi="Times New Roman" w:cs="Times New Roman"/>
          </w:rPr>
          <w:t>situation which has</w:t>
        </w:r>
        <w:r w:rsidR="00425493" w:rsidRPr="004C4085">
          <w:rPr>
            <w:rFonts w:ascii="Times New Roman" w:hAnsi="Times New Roman" w:cs="Times New Roman"/>
          </w:rPr>
          <w:t xml:space="preserve"> more days with</w:t>
        </w:r>
        <w:r w:rsidR="00425493">
          <w:rPr>
            <w:rFonts w:ascii="Times New Roman" w:hAnsi="Times New Roman" w:cs="Times New Roman"/>
          </w:rPr>
          <w:t>out</w:t>
        </w:r>
        <w:r w:rsidR="00425493" w:rsidRPr="004C4085">
          <w:rPr>
            <w:rFonts w:ascii="Times New Roman" w:hAnsi="Times New Roman" w:cs="Times New Roman"/>
          </w:rPr>
          <w:t xml:space="preserve"> precipitation, 238 non precipitation days and 126 precipitation days. </w:t>
        </w:r>
      </w:ins>
    </w:p>
    <w:p w14:paraId="27B85E6F" w14:textId="1596133B" w:rsidR="00E47286" w:rsidRPr="00EE7355" w:rsidRDefault="00E47286">
      <w:pPr>
        <w:spacing w:line="360" w:lineRule="auto"/>
        <w:jc w:val="both"/>
        <w:rPr>
          <w:ins w:id="270" w:author="Microsoft Office 用户" w:date="2018-04-15T17:42:00Z"/>
          <w:rFonts w:ascii="Times New Roman" w:hAnsi="Times New Roman" w:cs="Times New Roman"/>
          <w:lang w:eastAsia="zh-CN"/>
        </w:rPr>
      </w:pPr>
    </w:p>
    <w:p w14:paraId="608824D7" w14:textId="77777777" w:rsidR="00E47286" w:rsidRDefault="00E47286">
      <w:pPr>
        <w:spacing w:line="360" w:lineRule="auto"/>
        <w:jc w:val="both"/>
        <w:rPr>
          <w:ins w:id="271" w:author="Microsoft Office 用户" w:date="2018-04-12T20:56:00Z"/>
          <w:rFonts w:ascii="Times New Roman" w:hAnsi="Times New Roman" w:cs="Times New Roman"/>
          <w:lang w:eastAsia="zh-CN"/>
        </w:rPr>
        <w:pPrChange w:id="272" w:author="Microsoft Office 用户" w:date="2018-04-12T20:16:00Z">
          <w:pPr>
            <w:spacing w:line="360" w:lineRule="auto"/>
          </w:pPr>
        </w:pPrChange>
      </w:pPr>
    </w:p>
    <w:tbl>
      <w:tblPr>
        <w:tblW w:w="5980" w:type="dxa"/>
        <w:jc w:val="center"/>
        <w:tblLook w:val="04A0" w:firstRow="1" w:lastRow="0" w:firstColumn="1" w:lastColumn="0" w:noHBand="0" w:noVBand="1"/>
      </w:tblPr>
      <w:tblGrid>
        <w:gridCol w:w="1133"/>
        <w:gridCol w:w="1301"/>
        <w:gridCol w:w="1217"/>
        <w:gridCol w:w="1053"/>
        <w:gridCol w:w="1276"/>
      </w:tblGrid>
      <w:tr w:rsidR="00AA247C" w:rsidRPr="007459C8" w14:paraId="49D42868" w14:textId="77777777" w:rsidTr="005D507A">
        <w:trPr>
          <w:trHeight w:val="300"/>
          <w:jc w:val="center"/>
          <w:ins w:id="273" w:author="Microsoft Office 用户" w:date="2018-04-12T20:57:00Z"/>
        </w:trPr>
        <w:tc>
          <w:tcPr>
            <w:tcW w:w="1133" w:type="dxa"/>
            <w:tcBorders>
              <w:top w:val="nil"/>
              <w:left w:val="nil"/>
              <w:bottom w:val="single" w:sz="4" w:space="0" w:color="auto"/>
              <w:right w:val="nil"/>
            </w:tcBorders>
            <w:shd w:val="clear" w:color="auto" w:fill="auto"/>
            <w:noWrap/>
            <w:vAlign w:val="center"/>
            <w:hideMark/>
          </w:tcPr>
          <w:p w14:paraId="76E2E7D3" w14:textId="77777777" w:rsidR="00AA247C" w:rsidRPr="007459C8" w:rsidRDefault="00AA247C" w:rsidP="005D507A">
            <w:pPr>
              <w:spacing w:after="0" w:line="360" w:lineRule="auto"/>
              <w:jc w:val="center"/>
              <w:rPr>
                <w:ins w:id="274" w:author="Microsoft Office 用户" w:date="2018-04-12T20:57:00Z"/>
                <w:rFonts w:ascii="Times New Roman" w:eastAsia="Times New Roman" w:hAnsi="Times New Roman" w:cs="Times New Roman"/>
                <w:color w:val="000000"/>
              </w:rPr>
            </w:pPr>
            <w:ins w:id="275" w:author="Microsoft Office 用户" w:date="2018-04-12T20:57:00Z">
              <w:r w:rsidRPr="007459C8">
                <w:rPr>
                  <w:rFonts w:ascii="Times New Roman" w:eastAsia="Times New Roman" w:hAnsi="Times New Roman" w:cs="Times New Roman"/>
                  <w:color w:val="000000"/>
                </w:rPr>
                <w:t> </w:t>
              </w:r>
            </w:ins>
          </w:p>
        </w:tc>
        <w:tc>
          <w:tcPr>
            <w:tcW w:w="1301" w:type="dxa"/>
            <w:tcBorders>
              <w:top w:val="nil"/>
              <w:left w:val="nil"/>
              <w:bottom w:val="single" w:sz="4" w:space="0" w:color="auto"/>
              <w:right w:val="nil"/>
            </w:tcBorders>
            <w:shd w:val="clear" w:color="auto" w:fill="auto"/>
            <w:noWrap/>
            <w:vAlign w:val="center"/>
            <w:hideMark/>
          </w:tcPr>
          <w:p w14:paraId="79E474E0" w14:textId="77777777" w:rsidR="00AA247C" w:rsidRPr="007459C8" w:rsidRDefault="00AA247C" w:rsidP="005D507A">
            <w:pPr>
              <w:spacing w:after="0" w:line="360" w:lineRule="auto"/>
              <w:jc w:val="center"/>
              <w:rPr>
                <w:ins w:id="276" w:author="Microsoft Office 用户" w:date="2018-04-12T20:57:00Z"/>
                <w:rFonts w:ascii="Times New Roman" w:eastAsia="Times New Roman" w:hAnsi="Times New Roman" w:cs="Times New Roman"/>
                <w:color w:val="000000"/>
              </w:rPr>
            </w:pPr>
            <w:ins w:id="277" w:author="Microsoft Office 用户" w:date="2018-04-12T20:57:00Z">
              <w:r w:rsidRPr="007459C8">
                <w:rPr>
                  <w:rFonts w:ascii="Times New Roman" w:eastAsia="Times New Roman" w:hAnsi="Times New Roman" w:cs="Times New Roman"/>
                  <w:color w:val="000000"/>
                </w:rPr>
                <w:t> </w:t>
              </w:r>
            </w:ins>
          </w:p>
        </w:tc>
        <w:tc>
          <w:tcPr>
            <w:tcW w:w="2270" w:type="dxa"/>
            <w:gridSpan w:val="2"/>
            <w:tcBorders>
              <w:top w:val="nil"/>
              <w:left w:val="nil"/>
              <w:bottom w:val="single" w:sz="4" w:space="0" w:color="auto"/>
              <w:right w:val="nil"/>
            </w:tcBorders>
            <w:shd w:val="clear" w:color="auto" w:fill="auto"/>
            <w:noWrap/>
            <w:vAlign w:val="center"/>
            <w:hideMark/>
          </w:tcPr>
          <w:p w14:paraId="4C64A372" w14:textId="77777777" w:rsidR="00AA247C" w:rsidRPr="007459C8" w:rsidRDefault="00AA247C" w:rsidP="005D507A">
            <w:pPr>
              <w:spacing w:after="0" w:line="360" w:lineRule="auto"/>
              <w:jc w:val="center"/>
              <w:rPr>
                <w:ins w:id="278" w:author="Microsoft Office 用户" w:date="2018-04-12T20:57:00Z"/>
                <w:rFonts w:ascii="Times New Roman" w:eastAsia="Times New Roman" w:hAnsi="Times New Roman" w:cs="Times New Roman"/>
                <w:color w:val="000000"/>
              </w:rPr>
            </w:pPr>
            <w:ins w:id="279" w:author="Microsoft Office 用户" w:date="2018-04-12T20:57:00Z">
              <w:r w:rsidRPr="007459C8">
                <w:rPr>
                  <w:rFonts w:ascii="Times New Roman" w:eastAsia="Times New Roman" w:hAnsi="Times New Roman" w:cs="Times New Roman"/>
                  <w:color w:val="000000"/>
                </w:rPr>
                <w:t>True Condition</w:t>
              </w:r>
            </w:ins>
          </w:p>
        </w:tc>
        <w:tc>
          <w:tcPr>
            <w:tcW w:w="1276" w:type="dxa"/>
            <w:tcBorders>
              <w:top w:val="nil"/>
              <w:left w:val="nil"/>
              <w:bottom w:val="nil"/>
              <w:right w:val="nil"/>
            </w:tcBorders>
            <w:shd w:val="clear" w:color="auto" w:fill="auto"/>
            <w:noWrap/>
            <w:vAlign w:val="center"/>
            <w:hideMark/>
          </w:tcPr>
          <w:p w14:paraId="4BDF1FCF" w14:textId="77777777" w:rsidR="00AA247C" w:rsidRPr="007459C8" w:rsidRDefault="00AA247C" w:rsidP="005D507A">
            <w:pPr>
              <w:spacing w:after="0" w:line="360" w:lineRule="auto"/>
              <w:jc w:val="center"/>
              <w:rPr>
                <w:ins w:id="280" w:author="Microsoft Office 用户" w:date="2018-04-12T20:57:00Z"/>
                <w:rFonts w:ascii="Times New Roman" w:eastAsia="Times New Roman" w:hAnsi="Times New Roman" w:cs="Times New Roman"/>
                <w:color w:val="000000"/>
              </w:rPr>
            </w:pPr>
          </w:p>
        </w:tc>
      </w:tr>
      <w:tr w:rsidR="00AA247C" w:rsidRPr="007459C8" w14:paraId="48E0E8C2" w14:textId="77777777" w:rsidTr="005D507A">
        <w:trPr>
          <w:trHeight w:val="300"/>
          <w:jc w:val="center"/>
          <w:ins w:id="281" w:author="Microsoft Office 用户" w:date="2018-04-12T20:57:00Z"/>
        </w:trPr>
        <w:tc>
          <w:tcPr>
            <w:tcW w:w="1133" w:type="dxa"/>
            <w:tcBorders>
              <w:top w:val="nil"/>
              <w:left w:val="nil"/>
              <w:bottom w:val="single" w:sz="4" w:space="0" w:color="auto"/>
              <w:right w:val="nil"/>
            </w:tcBorders>
            <w:shd w:val="clear" w:color="auto" w:fill="auto"/>
            <w:noWrap/>
            <w:vAlign w:val="center"/>
            <w:hideMark/>
          </w:tcPr>
          <w:p w14:paraId="6B1F004F" w14:textId="77777777" w:rsidR="00AA247C" w:rsidRPr="007459C8" w:rsidRDefault="00AA247C" w:rsidP="005D507A">
            <w:pPr>
              <w:spacing w:after="0" w:line="360" w:lineRule="auto"/>
              <w:jc w:val="center"/>
              <w:rPr>
                <w:ins w:id="282" w:author="Microsoft Office 用户" w:date="2018-04-12T20:57:00Z"/>
                <w:rFonts w:ascii="Times New Roman" w:eastAsia="Times New Roman" w:hAnsi="Times New Roman" w:cs="Times New Roman"/>
                <w:color w:val="000000"/>
              </w:rPr>
            </w:pPr>
            <w:ins w:id="283" w:author="Microsoft Office 用户" w:date="2018-04-12T20:57:00Z">
              <w:r w:rsidRPr="007459C8">
                <w:rPr>
                  <w:rFonts w:ascii="Times New Roman" w:eastAsia="Times New Roman" w:hAnsi="Times New Roman" w:cs="Times New Roman"/>
                  <w:color w:val="000000"/>
                </w:rPr>
                <w:t> </w:t>
              </w:r>
            </w:ins>
          </w:p>
        </w:tc>
        <w:tc>
          <w:tcPr>
            <w:tcW w:w="1301" w:type="dxa"/>
            <w:tcBorders>
              <w:top w:val="nil"/>
              <w:left w:val="nil"/>
              <w:bottom w:val="single" w:sz="4" w:space="0" w:color="auto"/>
              <w:right w:val="nil"/>
            </w:tcBorders>
            <w:shd w:val="clear" w:color="auto" w:fill="auto"/>
            <w:noWrap/>
            <w:vAlign w:val="center"/>
            <w:hideMark/>
          </w:tcPr>
          <w:p w14:paraId="1F5BD16F" w14:textId="77777777" w:rsidR="00AA247C" w:rsidRPr="007459C8" w:rsidRDefault="00AA247C" w:rsidP="005D507A">
            <w:pPr>
              <w:spacing w:after="0" w:line="360" w:lineRule="auto"/>
              <w:jc w:val="center"/>
              <w:rPr>
                <w:ins w:id="284" w:author="Microsoft Office 用户" w:date="2018-04-12T20:57:00Z"/>
                <w:rFonts w:ascii="Times New Roman" w:eastAsia="Times New Roman" w:hAnsi="Times New Roman" w:cs="Times New Roman"/>
                <w:color w:val="000000"/>
              </w:rPr>
            </w:pPr>
            <w:ins w:id="285" w:author="Microsoft Office 用户" w:date="2018-04-12T20:57:00Z">
              <w:r w:rsidRPr="007459C8">
                <w:rPr>
                  <w:rFonts w:ascii="Times New Roman" w:eastAsia="Times New Roman" w:hAnsi="Times New Roman" w:cs="Times New Roman"/>
                  <w:color w:val="000000"/>
                </w:rPr>
                <w:t> </w:t>
              </w:r>
            </w:ins>
          </w:p>
        </w:tc>
        <w:tc>
          <w:tcPr>
            <w:tcW w:w="1217" w:type="dxa"/>
            <w:tcBorders>
              <w:top w:val="nil"/>
              <w:left w:val="nil"/>
              <w:bottom w:val="nil"/>
              <w:right w:val="nil"/>
            </w:tcBorders>
            <w:shd w:val="clear" w:color="auto" w:fill="auto"/>
            <w:noWrap/>
            <w:vAlign w:val="center"/>
            <w:hideMark/>
          </w:tcPr>
          <w:p w14:paraId="207E572F" w14:textId="77777777" w:rsidR="00AA247C" w:rsidRPr="007459C8" w:rsidRDefault="00AA247C" w:rsidP="005D507A">
            <w:pPr>
              <w:spacing w:after="0" w:line="360" w:lineRule="auto"/>
              <w:jc w:val="center"/>
              <w:rPr>
                <w:ins w:id="286" w:author="Microsoft Office 用户" w:date="2018-04-12T20:57:00Z"/>
                <w:rFonts w:ascii="Times New Roman" w:eastAsia="Times New Roman" w:hAnsi="Times New Roman" w:cs="Times New Roman"/>
                <w:color w:val="000000"/>
              </w:rPr>
            </w:pPr>
            <w:ins w:id="287" w:author="Microsoft Office 用户" w:date="2018-04-12T20:57:00Z">
              <w:r w:rsidRPr="007459C8">
                <w:rPr>
                  <w:rFonts w:ascii="Times New Roman" w:eastAsia="Times New Roman" w:hAnsi="Times New Roman" w:cs="Times New Roman"/>
                  <w:color w:val="000000"/>
                </w:rPr>
                <w:t>Non-Rain</w:t>
              </w:r>
            </w:ins>
          </w:p>
        </w:tc>
        <w:tc>
          <w:tcPr>
            <w:tcW w:w="1053" w:type="dxa"/>
            <w:tcBorders>
              <w:top w:val="nil"/>
              <w:left w:val="nil"/>
              <w:bottom w:val="nil"/>
              <w:right w:val="nil"/>
            </w:tcBorders>
            <w:shd w:val="clear" w:color="auto" w:fill="auto"/>
            <w:noWrap/>
            <w:vAlign w:val="center"/>
            <w:hideMark/>
          </w:tcPr>
          <w:p w14:paraId="29E360F8" w14:textId="77777777" w:rsidR="00AA247C" w:rsidRPr="007459C8" w:rsidRDefault="00AA247C" w:rsidP="005D507A">
            <w:pPr>
              <w:spacing w:after="0" w:line="360" w:lineRule="auto"/>
              <w:jc w:val="center"/>
              <w:rPr>
                <w:ins w:id="288" w:author="Microsoft Office 用户" w:date="2018-04-12T20:57:00Z"/>
                <w:rFonts w:ascii="Times New Roman" w:eastAsia="Times New Roman" w:hAnsi="Times New Roman" w:cs="Times New Roman"/>
                <w:color w:val="000000"/>
              </w:rPr>
            </w:pPr>
            <w:ins w:id="289" w:author="Microsoft Office 用户" w:date="2018-04-12T20:57:00Z">
              <w:r w:rsidRPr="007459C8">
                <w:rPr>
                  <w:rFonts w:ascii="Times New Roman" w:eastAsia="Times New Roman" w:hAnsi="Times New Roman" w:cs="Times New Roman"/>
                  <w:color w:val="000000"/>
                </w:rPr>
                <w:t>Rain</w:t>
              </w:r>
            </w:ins>
          </w:p>
        </w:tc>
        <w:tc>
          <w:tcPr>
            <w:tcW w:w="1276" w:type="dxa"/>
            <w:tcBorders>
              <w:top w:val="single" w:sz="4" w:space="0" w:color="auto"/>
              <w:left w:val="nil"/>
              <w:bottom w:val="nil"/>
              <w:right w:val="nil"/>
            </w:tcBorders>
            <w:shd w:val="clear" w:color="auto" w:fill="auto"/>
            <w:noWrap/>
            <w:vAlign w:val="center"/>
            <w:hideMark/>
          </w:tcPr>
          <w:p w14:paraId="130BDB18" w14:textId="77777777" w:rsidR="00AA247C" w:rsidRPr="007459C8" w:rsidRDefault="00AA247C" w:rsidP="005D507A">
            <w:pPr>
              <w:spacing w:after="0" w:line="360" w:lineRule="auto"/>
              <w:jc w:val="center"/>
              <w:rPr>
                <w:ins w:id="290" w:author="Microsoft Office 用户" w:date="2018-04-12T20:57:00Z"/>
                <w:rFonts w:ascii="Times New Roman" w:eastAsia="Times New Roman" w:hAnsi="Times New Roman" w:cs="Times New Roman"/>
                <w:color w:val="000000"/>
              </w:rPr>
            </w:pPr>
            <w:ins w:id="291" w:author="Microsoft Office 用户" w:date="2018-04-12T20:57:00Z">
              <w:r w:rsidRPr="007459C8">
                <w:rPr>
                  <w:rFonts w:ascii="Times New Roman" w:eastAsia="Times New Roman" w:hAnsi="Times New Roman" w:cs="Times New Roman"/>
                  <w:color w:val="000000"/>
                </w:rPr>
                <w:t> </w:t>
              </w:r>
            </w:ins>
          </w:p>
        </w:tc>
      </w:tr>
      <w:tr w:rsidR="00AA247C" w:rsidRPr="007459C8" w14:paraId="411F8C91" w14:textId="77777777" w:rsidTr="005D507A">
        <w:trPr>
          <w:trHeight w:val="300"/>
          <w:jc w:val="center"/>
          <w:ins w:id="292" w:author="Microsoft Office 用户" w:date="2018-04-12T20:57:00Z"/>
        </w:trPr>
        <w:tc>
          <w:tcPr>
            <w:tcW w:w="1133" w:type="dxa"/>
            <w:vMerge w:val="restart"/>
            <w:tcBorders>
              <w:top w:val="nil"/>
              <w:left w:val="nil"/>
              <w:bottom w:val="single" w:sz="4" w:space="0" w:color="000000"/>
              <w:right w:val="nil"/>
            </w:tcBorders>
            <w:shd w:val="clear" w:color="auto" w:fill="auto"/>
            <w:noWrap/>
            <w:vAlign w:val="center"/>
            <w:hideMark/>
          </w:tcPr>
          <w:p w14:paraId="774E276D" w14:textId="77777777" w:rsidR="00AA247C" w:rsidRPr="007459C8" w:rsidRDefault="00AA247C" w:rsidP="005D507A">
            <w:pPr>
              <w:spacing w:after="0" w:line="360" w:lineRule="auto"/>
              <w:jc w:val="center"/>
              <w:rPr>
                <w:ins w:id="293" w:author="Microsoft Office 用户" w:date="2018-04-12T20:57:00Z"/>
                <w:rFonts w:ascii="Times New Roman" w:eastAsia="Times New Roman" w:hAnsi="Times New Roman" w:cs="Times New Roman"/>
                <w:color w:val="000000"/>
              </w:rPr>
            </w:pPr>
            <w:ins w:id="294" w:author="Microsoft Office 用户" w:date="2018-04-12T20:57:00Z">
              <w:r w:rsidRPr="007459C8">
                <w:rPr>
                  <w:rFonts w:ascii="Times New Roman" w:eastAsia="Times New Roman" w:hAnsi="Times New Roman" w:cs="Times New Roman"/>
                  <w:color w:val="000000"/>
                </w:rPr>
                <w:t>prediction</w:t>
              </w:r>
            </w:ins>
          </w:p>
        </w:tc>
        <w:tc>
          <w:tcPr>
            <w:tcW w:w="1301" w:type="dxa"/>
            <w:tcBorders>
              <w:top w:val="nil"/>
              <w:left w:val="nil"/>
              <w:bottom w:val="single" w:sz="4" w:space="0" w:color="auto"/>
              <w:right w:val="nil"/>
            </w:tcBorders>
            <w:shd w:val="clear" w:color="auto" w:fill="auto"/>
            <w:noWrap/>
            <w:vAlign w:val="center"/>
            <w:hideMark/>
          </w:tcPr>
          <w:p w14:paraId="0C4B6F58" w14:textId="77777777" w:rsidR="00AA247C" w:rsidRPr="007459C8" w:rsidRDefault="00AA247C" w:rsidP="005D507A">
            <w:pPr>
              <w:spacing w:after="0" w:line="360" w:lineRule="auto"/>
              <w:jc w:val="center"/>
              <w:rPr>
                <w:ins w:id="295" w:author="Microsoft Office 用户" w:date="2018-04-12T20:57:00Z"/>
                <w:rFonts w:ascii="Times New Roman" w:eastAsia="Times New Roman" w:hAnsi="Times New Roman" w:cs="Times New Roman"/>
                <w:color w:val="000000"/>
              </w:rPr>
            </w:pPr>
            <w:ins w:id="296" w:author="Microsoft Office 用户" w:date="2018-04-12T20:57:00Z">
              <w:r w:rsidRPr="007459C8">
                <w:rPr>
                  <w:rFonts w:ascii="Times New Roman" w:eastAsia="Times New Roman" w:hAnsi="Times New Roman" w:cs="Times New Roman"/>
                  <w:color w:val="000000"/>
                </w:rPr>
                <w:t>Non-Rain</w:t>
              </w:r>
            </w:ins>
          </w:p>
        </w:tc>
        <w:tc>
          <w:tcPr>
            <w:tcW w:w="1217" w:type="dxa"/>
            <w:tcBorders>
              <w:top w:val="single" w:sz="4" w:space="0" w:color="auto"/>
              <w:left w:val="nil"/>
              <w:bottom w:val="single" w:sz="4" w:space="0" w:color="auto"/>
              <w:right w:val="nil"/>
            </w:tcBorders>
            <w:shd w:val="clear" w:color="auto" w:fill="auto"/>
            <w:noWrap/>
            <w:vAlign w:val="center"/>
            <w:hideMark/>
          </w:tcPr>
          <w:p w14:paraId="44FB486D" w14:textId="2444D724" w:rsidR="00AA247C" w:rsidRPr="007459C8" w:rsidRDefault="00AA247C" w:rsidP="005D507A">
            <w:pPr>
              <w:spacing w:after="0" w:line="360" w:lineRule="auto"/>
              <w:jc w:val="center"/>
              <w:rPr>
                <w:ins w:id="297" w:author="Microsoft Office 用户" w:date="2018-04-12T20:57:00Z"/>
                <w:rFonts w:ascii="Times New Roman" w:eastAsia="Times New Roman" w:hAnsi="Times New Roman" w:cs="Times New Roman"/>
                <w:color w:val="000000"/>
              </w:rPr>
            </w:pPr>
            <w:ins w:id="298" w:author="Microsoft Office 用户" w:date="2018-04-12T20:57:00Z">
              <w:r>
                <w:rPr>
                  <w:rFonts w:ascii="Times New Roman" w:eastAsia="Times New Roman" w:hAnsi="Times New Roman" w:cs="Times New Roman"/>
                  <w:color w:val="000000"/>
                </w:rPr>
                <w:t>62</w:t>
              </w:r>
            </w:ins>
          </w:p>
        </w:tc>
        <w:tc>
          <w:tcPr>
            <w:tcW w:w="1053" w:type="dxa"/>
            <w:tcBorders>
              <w:top w:val="single" w:sz="4" w:space="0" w:color="auto"/>
              <w:left w:val="nil"/>
              <w:bottom w:val="single" w:sz="4" w:space="0" w:color="auto"/>
              <w:right w:val="nil"/>
            </w:tcBorders>
            <w:shd w:val="clear" w:color="auto" w:fill="auto"/>
            <w:noWrap/>
            <w:vAlign w:val="center"/>
            <w:hideMark/>
          </w:tcPr>
          <w:p w14:paraId="7716660B" w14:textId="55611C87" w:rsidR="00AA247C" w:rsidRPr="007459C8" w:rsidRDefault="00E47286" w:rsidP="005D507A">
            <w:pPr>
              <w:spacing w:after="0" w:line="360" w:lineRule="auto"/>
              <w:jc w:val="center"/>
              <w:rPr>
                <w:ins w:id="299" w:author="Microsoft Office 用户" w:date="2018-04-12T20:57:00Z"/>
                <w:rFonts w:ascii="Times New Roman" w:eastAsia="Times New Roman" w:hAnsi="Times New Roman" w:cs="Times New Roman"/>
                <w:color w:val="000000"/>
              </w:rPr>
            </w:pPr>
            <w:ins w:id="300" w:author="Microsoft Office 用户" w:date="2018-04-12T20:57:00Z">
              <w:r>
                <w:rPr>
                  <w:rFonts w:ascii="Times New Roman" w:eastAsia="Times New Roman" w:hAnsi="Times New Roman" w:cs="Times New Roman"/>
                  <w:color w:val="000000"/>
                </w:rPr>
                <w:t>13</w:t>
              </w:r>
            </w:ins>
          </w:p>
        </w:tc>
        <w:tc>
          <w:tcPr>
            <w:tcW w:w="1276" w:type="dxa"/>
            <w:tcBorders>
              <w:top w:val="nil"/>
              <w:left w:val="nil"/>
              <w:bottom w:val="nil"/>
              <w:right w:val="nil"/>
            </w:tcBorders>
            <w:shd w:val="clear" w:color="auto" w:fill="auto"/>
            <w:noWrap/>
            <w:vAlign w:val="center"/>
            <w:hideMark/>
          </w:tcPr>
          <w:p w14:paraId="3155BC24" w14:textId="77777777" w:rsidR="00AA247C" w:rsidRPr="007459C8" w:rsidRDefault="00AA247C" w:rsidP="005D507A">
            <w:pPr>
              <w:spacing w:after="0" w:line="360" w:lineRule="auto"/>
              <w:jc w:val="center"/>
              <w:rPr>
                <w:ins w:id="301" w:author="Microsoft Office 用户" w:date="2018-04-12T20:57:00Z"/>
                <w:rFonts w:ascii="Times New Roman" w:eastAsia="Times New Roman" w:hAnsi="Times New Roman" w:cs="Times New Roman"/>
                <w:color w:val="000000"/>
              </w:rPr>
            </w:pPr>
          </w:p>
        </w:tc>
      </w:tr>
      <w:tr w:rsidR="00AA247C" w:rsidRPr="007459C8" w14:paraId="1E38C6B0" w14:textId="77777777" w:rsidTr="005D507A">
        <w:trPr>
          <w:trHeight w:val="300"/>
          <w:jc w:val="center"/>
          <w:ins w:id="302" w:author="Microsoft Office 用户" w:date="2018-04-12T20:57:00Z"/>
        </w:trPr>
        <w:tc>
          <w:tcPr>
            <w:tcW w:w="1133" w:type="dxa"/>
            <w:vMerge/>
            <w:tcBorders>
              <w:top w:val="nil"/>
              <w:left w:val="nil"/>
              <w:bottom w:val="single" w:sz="4" w:space="0" w:color="000000"/>
              <w:right w:val="nil"/>
            </w:tcBorders>
            <w:vAlign w:val="center"/>
            <w:hideMark/>
          </w:tcPr>
          <w:p w14:paraId="72606832" w14:textId="77777777" w:rsidR="00AA247C" w:rsidRPr="007459C8" w:rsidRDefault="00AA247C" w:rsidP="005D507A">
            <w:pPr>
              <w:spacing w:after="0" w:line="360" w:lineRule="auto"/>
              <w:rPr>
                <w:ins w:id="303" w:author="Microsoft Office 用户" w:date="2018-04-12T20:57:00Z"/>
                <w:rFonts w:ascii="Times New Roman" w:eastAsia="Times New Roman" w:hAnsi="Times New Roman" w:cs="Times New Roman"/>
                <w:color w:val="000000"/>
              </w:rPr>
            </w:pPr>
          </w:p>
        </w:tc>
        <w:tc>
          <w:tcPr>
            <w:tcW w:w="1301" w:type="dxa"/>
            <w:tcBorders>
              <w:top w:val="nil"/>
              <w:left w:val="nil"/>
              <w:bottom w:val="single" w:sz="4" w:space="0" w:color="auto"/>
              <w:right w:val="nil"/>
            </w:tcBorders>
            <w:shd w:val="clear" w:color="auto" w:fill="auto"/>
            <w:noWrap/>
            <w:vAlign w:val="center"/>
            <w:hideMark/>
          </w:tcPr>
          <w:p w14:paraId="778A37FA" w14:textId="77777777" w:rsidR="00AA247C" w:rsidRPr="007459C8" w:rsidRDefault="00AA247C" w:rsidP="005D507A">
            <w:pPr>
              <w:spacing w:after="0" w:line="360" w:lineRule="auto"/>
              <w:jc w:val="center"/>
              <w:rPr>
                <w:ins w:id="304" w:author="Microsoft Office 用户" w:date="2018-04-12T20:57:00Z"/>
                <w:rFonts w:ascii="Times New Roman" w:eastAsia="Times New Roman" w:hAnsi="Times New Roman" w:cs="Times New Roman"/>
                <w:color w:val="000000"/>
              </w:rPr>
            </w:pPr>
            <w:ins w:id="305" w:author="Microsoft Office 用户" w:date="2018-04-12T20:57:00Z">
              <w:r w:rsidRPr="007459C8">
                <w:rPr>
                  <w:rFonts w:ascii="Times New Roman" w:eastAsia="Times New Roman" w:hAnsi="Times New Roman" w:cs="Times New Roman"/>
                  <w:color w:val="000000"/>
                </w:rPr>
                <w:t>Rain</w:t>
              </w:r>
            </w:ins>
          </w:p>
        </w:tc>
        <w:tc>
          <w:tcPr>
            <w:tcW w:w="1217" w:type="dxa"/>
            <w:tcBorders>
              <w:top w:val="nil"/>
              <w:left w:val="nil"/>
              <w:bottom w:val="nil"/>
              <w:right w:val="nil"/>
            </w:tcBorders>
            <w:shd w:val="clear" w:color="auto" w:fill="auto"/>
            <w:noWrap/>
            <w:vAlign w:val="center"/>
            <w:hideMark/>
          </w:tcPr>
          <w:p w14:paraId="0C926EBB" w14:textId="2DFA9877" w:rsidR="00AA247C" w:rsidRPr="007459C8" w:rsidRDefault="00AA247C" w:rsidP="005D507A">
            <w:pPr>
              <w:spacing w:after="0" w:line="360" w:lineRule="auto"/>
              <w:jc w:val="center"/>
              <w:rPr>
                <w:ins w:id="306" w:author="Microsoft Office 用户" w:date="2018-04-12T20:57:00Z"/>
                <w:rFonts w:ascii="Times New Roman" w:eastAsia="Times New Roman" w:hAnsi="Times New Roman" w:cs="Times New Roman"/>
                <w:color w:val="000000"/>
              </w:rPr>
            </w:pPr>
            <w:ins w:id="307" w:author="Microsoft Office 用户" w:date="2018-04-12T20:57:00Z">
              <w:r>
                <w:rPr>
                  <w:rFonts w:ascii="Times New Roman" w:eastAsia="Times New Roman" w:hAnsi="Times New Roman" w:cs="Times New Roman"/>
                  <w:color w:val="000000"/>
                </w:rPr>
                <w:t>1</w:t>
              </w:r>
              <w:r w:rsidR="00E47286">
                <w:rPr>
                  <w:rFonts w:ascii="Times New Roman" w:eastAsia="Times New Roman" w:hAnsi="Times New Roman" w:cs="Times New Roman"/>
                  <w:color w:val="000000"/>
                </w:rPr>
                <w:t>76</w:t>
              </w:r>
            </w:ins>
          </w:p>
        </w:tc>
        <w:tc>
          <w:tcPr>
            <w:tcW w:w="1053" w:type="dxa"/>
            <w:tcBorders>
              <w:top w:val="nil"/>
              <w:left w:val="nil"/>
              <w:bottom w:val="single" w:sz="4" w:space="0" w:color="auto"/>
              <w:right w:val="nil"/>
            </w:tcBorders>
            <w:shd w:val="clear" w:color="auto" w:fill="auto"/>
            <w:noWrap/>
            <w:vAlign w:val="center"/>
            <w:hideMark/>
          </w:tcPr>
          <w:p w14:paraId="68AEA79D" w14:textId="5DC5E929" w:rsidR="00AA247C" w:rsidRPr="007459C8" w:rsidRDefault="00AA247C" w:rsidP="005D507A">
            <w:pPr>
              <w:spacing w:after="0" w:line="360" w:lineRule="auto"/>
              <w:jc w:val="center"/>
              <w:rPr>
                <w:ins w:id="308" w:author="Microsoft Office 用户" w:date="2018-04-12T20:57:00Z"/>
                <w:rFonts w:ascii="Times New Roman" w:eastAsia="Times New Roman" w:hAnsi="Times New Roman" w:cs="Times New Roman"/>
                <w:color w:val="000000"/>
              </w:rPr>
            </w:pPr>
            <w:ins w:id="309" w:author="Microsoft Office 用户" w:date="2018-04-12T20:57:00Z">
              <w:r>
                <w:rPr>
                  <w:rFonts w:ascii="Times New Roman" w:eastAsia="Times New Roman" w:hAnsi="Times New Roman" w:cs="Times New Roman"/>
                  <w:color w:val="000000"/>
                </w:rPr>
                <w:t>1</w:t>
              </w:r>
              <w:r w:rsidR="00E47286">
                <w:rPr>
                  <w:rFonts w:ascii="Times New Roman" w:eastAsia="Times New Roman" w:hAnsi="Times New Roman" w:cs="Times New Roman"/>
                  <w:color w:val="000000"/>
                </w:rPr>
                <w:t>13</w:t>
              </w:r>
            </w:ins>
          </w:p>
        </w:tc>
        <w:tc>
          <w:tcPr>
            <w:tcW w:w="1276" w:type="dxa"/>
            <w:tcBorders>
              <w:top w:val="nil"/>
              <w:left w:val="nil"/>
              <w:bottom w:val="single" w:sz="4" w:space="0" w:color="auto"/>
              <w:right w:val="nil"/>
            </w:tcBorders>
            <w:shd w:val="clear" w:color="auto" w:fill="auto"/>
            <w:noWrap/>
            <w:vAlign w:val="center"/>
            <w:hideMark/>
          </w:tcPr>
          <w:p w14:paraId="0F612E45" w14:textId="77777777" w:rsidR="00AA247C" w:rsidRPr="007459C8" w:rsidRDefault="00AA247C" w:rsidP="005D507A">
            <w:pPr>
              <w:spacing w:after="0" w:line="360" w:lineRule="auto"/>
              <w:jc w:val="center"/>
              <w:rPr>
                <w:ins w:id="310" w:author="Microsoft Office 用户" w:date="2018-04-12T20:57:00Z"/>
                <w:rFonts w:ascii="Times New Roman" w:eastAsia="Times New Roman" w:hAnsi="Times New Roman" w:cs="Times New Roman"/>
                <w:color w:val="000000"/>
              </w:rPr>
            </w:pPr>
            <w:ins w:id="311" w:author="Microsoft Office 用户" w:date="2018-04-12T20:57:00Z">
              <w:r w:rsidRPr="007459C8">
                <w:rPr>
                  <w:rFonts w:ascii="Times New Roman" w:eastAsia="Times New Roman" w:hAnsi="Times New Roman" w:cs="Times New Roman"/>
                  <w:color w:val="000000"/>
                </w:rPr>
                <w:t> </w:t>
              </w:r>
            </w:ins>
          </w:p>
        </w:tc>
      </w:tr>
      <w:tr w:rsidR="00AA247C" w:rsidRPr="007459C8" w14:paraId="331C4EEC" w14:textId="77777777" w:rsidTr="005D507A">
        <w:trPr>
          <w:trHeight w:val="300"/>
          <w:jc w:val="center"/>
          <w:ins w:id="312" w:author="Microsoft Office 用户" w:date="2018-04-12T20:57:00Z"/>
        </w:trPr>
        <w:tc>
          <w:tcPr>
            <w:tcW w:w="1133" w:type="dxa"/>
            <w:tcBorders>
              <w:top w:val="nil"/>
              <w:left w:val="nil"/>
              <w:bottom w:val="nil"/>
              <w:right w:val="nil"/>
            </w:tcBorders>
            <w:shd w:val="clear" w:color="auto" w:fill="auto"/>
            <w:noWrap/>
            <w:vAlign w:val="center"/>
            <w:hideMark/>
          </w:tcPr>
          <w:p w14:paraId="032B1B91" w14:textId="77777777" w:rsidR="00AA247C" w:rsidRPr="007459C8" w:rsidRDefault="00AA247C" w:rsidP="005D507A">
            <w:pPr>
              <w:spacing w:after="0" w:line="360" w:lineRule="auto"/>
              <w:jc w:val="center"/>
              <w:rPr>
                <w:ins w:id="313" w:author="Microsoft Office 用户" w:date="2018-04-12T20:57:00Z"/>
                <w:rFonts w:ascii="Times New Roman" w:eastAsia="Times New Roman" w:hAnsi="Times New Roman" w:cs="Times New Roman"/>
                <w:color w:val="000000"/>
              </w:rPr>
            </w:pPr>
          </w:p>
        </w:tc>
        <w:tc>
          <w:tcPr>
            <w:tcW w:w="1301" w:type="dxa"/>
            <w:tcBorders>
              <w:top w:val="nil"/>
              <w:left w:val="nil"/>
              <w:bottom w:val="single" w:sz="4" w:space="0" w:color="auto"/>
              <w:right w:val="nil"/>
            </w:tcBorders>
            <w:shd w:val="clear" w:color="auto" w:fill="auto"/>
            <w:noWrap/>
            <w:vAlign w:val="center"/>
            <w:hideMark/>
          </w:tcPr>
          <w:p w14:paraId="27CD440C" w14:textId="77777777" w:rsidR="00AA247C" w:rsidRPr="007459C8" w:rsidRDefault="00AA247C" w:rsidP="005D507A">
            <w:pPr>
              <w:spacing w:after="0" w:line="360" w:lineRule="auto"/>
              <w:jc w:val="center"/>
              <w:rPr>
                <w:ins w:id="314" w:author="Microsoft Office 用户" w:date="2018-04-12T20:57:00Z"/>
                <w:rFonts w:ascii="Times New Roman" w:eastAsia="Times New Roman" w:hAnsi="Times New Roman" w:cs="Times New Roman"/>
                <w:color w:val="000000"/>
              </w:rPr>
            </w:pPr>
            <w:ins w:id="315" w:author="Microsoft Office 用户" w:date="2018-04-12T20:57:00Z">
              <w:r w:rsidRPr="007459C8">
                <w:rPr>
                  <w:rFonts w:ascii="Times New Roman" w:eastAsia="Times New Roman" w:hAnsi="Times New Roman" w:cs="Times New Roman"/>
                  <w:color w:val="000000"/>
                </w:rPr>
                <w:t>Error Rate</w:t>
              </w:r>
            </w:ins>
          </w:p>
        </w:tc>
        <w:tc>
          <w:tcPr>
            <w:tcW w:w="1217" w:type="dxa"/>
            <w:tcBorders>
              <w:top w:val="single" w:sz="4" w:space="0" w:color="auto"/>
              <w:left w:val="nil"/>
              <w:bottom w:val="single" w:sz="4" w:space="0" w:color="auto"/>
              <w:right w:val="nil"/>
            </w:tcBorders>
            <w:shd w:val="clear" w:color="auto" w:fill="auto"/>
            <w:noWrap/>
            <w:vAlign w:val="center"/>
            <w:hideMark/>
          </w:tcPr>
          <w:p w14:paraId="08B846F3" w14:textId="2FFC8042" w:rsidR="00AA247C" w:rsidRPr="007459C8" w:rsidRDefault="00E47286" w:rsidP="005D507A">
            <w:pPr>
              <w:spacing w:after="0" w:line="360" w:lineRule="auto"/>
              <w:jc w:val="center"/>
              <w:rPr>
                <w:ins w:id="316" w:author="Microsoft Office 用户" w:date="2018-04-12T20:57:00Z"/>
                <w:rFonts w:ascii="Times New Roman" w:eastAsia="Times New Roman" w:hAnsi="Times New Roman" w:cs="Times New Roman"/>
                <w:color w:val="000000"/>
              </w:rPr>
            </w:pPr>
            <w:ins w:id="317" w:author="Microsoft Office 用户" w:date="2018-04-12T20:57:00Z">
              <w:r>
                <w:rPr>
                  <w:rFonts w:ascii="Times New Roman" w:eastAsia="Times New Roman" w:hAnsi="Times New Roman" w:cs="Times New Roman"/>
                  <w:color w:val="000000"/>
                </w:rPr>
                <w:t>0.7394</w:t>
              </w:r>
            </w:ins>
          </w:p>
        </w:tc>
        <w:tc>
          <w:tcPr>
            <w:tcW w:w="1053" w:type="dxa"/>
            <w:tcBorders>
              <w:top w:val="nil"/>
              <w:left w:val="nil"/>
              <w:bottom w:val="nil"/>
              <w:right w:val="nil"/>
            </w:tcBorders>
            <w:shd w:val="clear" w:color="auto" w:fill="auto"/>
            <w:noWrap/>
            <w:vAlign w:val="center"/>
            <w:hideMark/>
          </w:tcPr>
          <w:p w14:paraId="20868071" w14:textId="5429542F" w:rsidR="00AA247C" w:rsidRPr="007459C8" w:rsidRDefault="00AA247C" w:rsidP="005D507A">
            <w:pPr>
              <w:spacing w:after="0" w:line="360" w:lineRule="auto"/>
              <w:jc w:val="center"/>
              <w:rPr>
                <w:ins w:id="318" w:author="Microsoft Office 用户" w:date="2018-04-12T20:57:00Z"/>
                <w:rFonts w:ascii="Times New Roman" w:eastAsia="Times New Roman" w:hAnsi="Times New Roman" w:cs="Times New Roman"/>
                <w:color w:val="000000"/>
              </w:rPr>
            </w:pPr>
            <w:ins w:id="319" w:author="Microsoft Office 用户" w:date="2018-04-12T20:57:00Z">
              <w:r>
                <w:rPr>
                  <w:rFonts w:ascii="Times New Roman" w:eastAsia="Times New Roman" w:hAnsi="Times New Roman" w:cs="Times New Roman"/>
                  <w:color w:val="000000"/>
                </w:rPr>
                <w:t>0.1</w:t>
              </w:r>
              <w:r w:rsidR="00E47286">
                <w:rPr>
                  <w:rFonts w:ascii="Times New Roman" w:eastAsia="Times New Roman" w:hAnsi="Times New Roman" w:cs="Times New Roman"/>
                  <w:color w:val="000000"/>
                </w:rPr>
                <w:t>031</w:t>
              </w:r>
            </w:ins>
          </w:p>
        </w:tc>
        <w:tc>
          <w:tcPr>
            <w:tcW w:w="1276" w:type="dxa"/>
            <w:tcBorders>
              <w:top w:val="nil"/>
              <w:left w:val="nil"/>
              <w:bottom w:val="nil"/>
              <w:right w:val="nil"/>
            </w:tcBorders>
            <w:shd w:val="clear" w:color="auto" w:fill="auto"/>
            <w:noWrap/>
            <w:vAlign w:val="center"/>
            <w:hideMark/>
          </w:tcPr>
          <w:p w14:paraId="62FA3050" w14:textId="6BA82864" w:rsidR="00AA247C" w:rsidRPr="007459C8" w:rsidRDefault="00E47286" w:rsidP="005D507A">
            <w:pPr>
              <w:spacing w:after="0" w:line="360" w:lineRule="auto"/>
              <w:jc w:val="center"/>
              <w:rPr>
                <w:ins w:id="320" w:author="Microsoft Office 用户" w:date="2018-04-12T20:57:00Z"/>
                <w:rFonts w:ascii="Times New Roman" w:eastAsia="Times New Roman" w:hAnsi="Times New Roman" w:cs="Times New Roman"/>
                <w:color w:val="000000"/>
              </w:rPr>
            </w:pPr>
            <w:ins w:id="321" w:author="Microsoft Office 用户" w:date="2018-04-12T20:57:00Z">
              <w:r>
                <w:rPr>
                  <w:rFonts w:ascii="Times New Roman" w:eastAsia="Times New Roman" w:hAnsi="Times New Roman" w:cs="Times New Roman"/>
                  <w:color w:val="000000"/>
                </w:rPr>
                <w:t>0.5192</w:t>
              </w:r>
            </w:ins>
          </w:p>
        </w:tc>
      </w:tr>
      <w:tr w:rsidR="00AA247C" w:rsidRPr="007459C8" w14:paraId="7EE0F567" w14:textId="77777777" w:rsidTr="005D507A">
        <w:trPr>
          <w:trHeight w:val="300"/>
          <w:jc w:val="center"/>
          <w:ins w:id="322" w:author="Microsoft Office 用户" w:date="2018-04-12T20:57:00Z"/>
        </w:trPr>
        <w:tc>
          <w:tcPr>
            <w:tcW w:w="1133" w:type="dxa"/>
            <w:tcBorders>
              <w:top w:val="nil"/>
              <w:left w:val="nil"/>
              <w:bottom w:val="single" w:sz="4" w:space="0" w:color="auto"/>
              <w:right w:val="nil"/>
            </w:tcBorders>
            <w:shd w:val="clear" w:color="auto" w:fill="auto"/>
            <w:noWrap/>
            <w:vAlign w:val="center"/>
            <w:hideMark/>
          </w:tcPr>
          <w:p w14:paraId="600C6FC0" w14:textId="77777777" w:rsidR="00AA247C" w:rsidRPr="007459C8" w:rsidRDefault="00AA247C" w:rsidP="005D507A">
            <w:pPr>
              <w:spacing w:after="0" w:line="360" w:lineRule="auto"/>
              <w:jc w:val="center"/>
              <w:rPr>
                <w:ins w:id="323" w:author="Microsoft Office 用户" w:date="2018-04-12T20:57:00Z"/>
                <w:rFonts w:ascii="Times New Roman" w:eastAsia="Times New Roman" w:hAnsi="Times New Roman" w:cs="Times New Roman"/>
                <w:color w:val="000000"/>
              </w:rPr>
            </w:pPr>
            <w:ins w:id="324" w:author="Microsoft Office 用户" w:date="2018-04-12T20:57:00Z">
              <w:r w:rsidRPr="007459C8">
                <w:rPr>
                  <w:rFonts w:ascii="Times New Roman" w:eastAsia="Times New Roman" w:hAnsi="Times New Roman" w:cs="Times New Roman"/>
                  <w:color w:val="000000"/>
                </w:rPr>
                <w:t> </w:t>
              </w:r>
            </w:ins>
          </w:p>
        </w:tc>
        <w:tc>
          <w:tcPr>
            <w:tcW w:w="1301" w:type="dxa"/>
            <w:tcBorders>
              <w:top w:val="nil"/>
              <w:left w:val="nil"/>
              <w:bottom w:val="single" w:sz="4" w:space="0" w:color="auto"/>
              <w:right w:val="nil"/>
            </w:tcBorders>
            <w:shd w:val="clear" w:color="auto" w:fill="auto"/>
            <w:noWrap/>
            <w:vAlign w:val="center"/>
            <w:hideMark/>
          </w:tcPr>
          <w:p w14:paraId="5828058B" w14:textId="77777777" w:rsidR="00AA247C" w:rsidRPr="007459C8" w:rsidRDefault="00AA247C" w:rsidP="005D507A">
            <w:pPr>
              <w:spacing w:after="0" w:line="360" w:lineRule="auto"/>
              <w:jc w:val="center"/>
              <w:rPr>
                <w:ins w:id="325" w:author="Microsoft Office 用户" w:date="2018-04-12T20:57:00Z"/>
                <w:rFonts w:ascii="Times New Roman" w:eastAsia="Times New Roman" w:hAnsi="Times New Roman" w:cs="Times New Roman"/>
                <w:color w:val="000000"/>
              </w:rPr>
            </w:pPr>
            <w:ins w:id="326" w:author="Microsoft Office 用户" w:date="2018-04-12T20:57:00Z">
              <w:r w:rsidRPr="007459C8">
                <w:rPr>
                  <w:rFonts w:ascii="Times New Roman" w:eastAsia="Times New Roman" w:hAnsi="Times New Roman" w:cs="Times New Roman"/>
                  <w:color w:val="000000"/>
                </w:rPr>
                <w:t> </w:t>
              </w:r>
            </w:ins>
          </w:p>
        </w:tc>
        <w:tc>
          <w:tcPr>
            <w:tcW w:w="1217" w:type="dxa"/>
            <w:tcBorders>
              <w:top w:val="nil"/>
              <w:left w:val="nil"/>
              <w:bottom w:val="single" w:sz="4" w:space="0" w:color="auto"/>
              <w:right w:val="nil"/>
            </w:tcBorders>
            <w:shd w:val="clear" w:color="auto" w:fill="auto"/>
            <w:noWrap/>
            <w:vAlign w:val="center"/>
            <w:hideMark/>
          </w:tcPr>
          <w:p w14:paraId="12699BD0" w14:textId="77777777" w:rsidR="00AA247C" w:rsidRPr="007459C8" w:rsidRDefault="00AA247C" w:rsidP="005D507A">
            <w:pPr>
              <w:spacing w:after="0" w:line="360" w:lineRule="auto"/>
              <w:jc w:val="center"/>
              <w:rPr>
                <w:ins w:id="327" w:author="Microsoft Office 用户" w:date="2018-04-12T20:57:00Z"/>
                <w:rFonts w:ascii="Times New Roman" w:eastAsia="Times New Roman" w:hAnsi="Times New Roman" w:cs="Times New Roman"/>
                <w:color w:val="000000"/>
              </w:rPr>
            </w:pPr>
            <w:ins w:id="328" w:author="Microsoft Office 用户" w:date="2018-04-12T20:57:00Z">
              <w:r w:rsidRPr="007459C8">
                <w:rPr>
                  <w:rFonts w:ascii="Times New Roman" w:eastAsia="Times New Roman" w:hAnsi="Times New Roman" w:cs="Times New Roman"/>
                  <w:color w:val="000000"/>
                </w:rPr>
                <w:t>Type I</w:t>
              </w:r>
            </w:ins>
          </w:p>
        </w:tc>
        <w:tc>
          <w:tcPr>
            <w:tcW w:w="1053" w:type="dxa"/>
            <w:tcBorders>
              <w:top w:val="single" w:sz="4" w:space="0" w:color="auto"/>
              <w:left w:val="nil"/>
              <w:bottom w:val="single" w:sz="4" w:space="0" w:color="auto"/>
              <w:right w:val="nil"/>
            </w:tcBorders>
            <w:shd w:val="clear" w:color="auto" w:fill="auto"/>
            <w:noWrap/>
            <w:vAlign w:val="center"/>
            <w:hideMark/>
          </w:tcPr>
          <w:p w14:paraId="788B26C4" w14:textId="77777777" w:rsidR="00AA247C" w:rsidRPr="007459C8" w:rsidRDefault="00AA247C" w:rsidP="005D507A">
            <w:pPr>
              <w:spacing w:after="0" w:line="360" w:lineRule="auto"/>
              <w:jc w:val="center"/>
              <w:rPr>
                <w:ins w:id="329" w:author="Microsoft Office 用户" w:date="2018-04-12T20:57:00Z"/>
                <w:rFonts w:ascii="Times New Roman" w:eastAsia="Times New Roman" w:hAnsi="Times New Roman" w:cs="Times New Roman"/>
                <w:color w:val="000000"/>
              </w:rPr>
            </w:pPr>
            <w:ins w:id="330" w:author="Microsoft Office 用户" w:date="2018-04-12T20:57:00Z">
              <w:r w:rsidRPr="007459C8">
                <w:rPr>
                  <w:rFonts w:ascii="Times New Roman" w:eastAsia="Times New Roman" w:hAnsi="Times New Roman" w:cs="Times New Roman"/>
                  <w:color w:val="000000"/>
                </w:rPr>
                <w:t>Type II</w:t>
              </w:r>
            </w:ins>
          </w:p>
        </w:tc>
        <w:tc>
          <w:tcPr>
            <w:tcW w:w="1276" w:type="dxa"/>
            <w:tcBorders>
              <w:top w:val="single" w:sz="4" w:space="0" w:color="auto"/>
              <w:left w:val="nil"/>
              <w:bottom w:val="single" w:sz="4" w:space="0" w:color="auto"/>
              <w:right w:val="nil"/>
            </w:tcBorders>
            <w:shd w:val="clear" w:color="auto" w:fill="auto"/>
            <w:noWrap/>
            <w:vAlign w:val="center"/>
            <w:hideMark/>
          </w:tcPr>
          <w:p w14:paraId="0D5B33DA" w14:textId="77777777" w:rsidR="00AA247C" w:rsidRPr="007459C8" w:rsidRDefault="00AA247C" w:rsidP="005D507A">
            <w:pPr>
              <w:spacing w:after="0" w:line="360" w:lineRule="auto"/>
              <w:jc w:val="center"/>
              <w:rPr>
                <w:ins w:id="331" w:author="Microsoft Office 用户" w:date="2018-04-12T20:57:00Z"/>
                <w:rFonts w:ascii="Times New Roman" w:eastAsia="Times New Roman" w:hAnsi="Times New Roman" w:cs="Times New Roman"/>
                <w:color w:val="000000"/>
              </w:rPr>
            </w:pPr>
            <w:ins w:id="332" w:author="Microsoft Office 用户" w:date="2018-04-12T20:57:00Z">
              <w:r w:rsidRPr="007459C8">
                <w:rPr>
                  <w:rFonts w:ascii="Times New Roman" w:eastAsia="Times New Roman" w:hAnsi="Times New Roman" w:cs="Times New Roman"/>
                  <w:color w:val="000000"/>
                </w:rPr>
                <w:t>Overall</w:t>
              </w:r>
            </w:ins>
          </w:p>
        </w:tc>
      </w:tr>
    </w:tbl>
    <w:p w14:paraId="2B0FB9F6" w14:textId="77777777" w:rsidR="00AA247C" w:rsidRDefault="00AA247C">
      <w:pPr>
        <w:spacing w:line="360" w:lineRule="auto"/>
        <w:jc w:val="center"/>
        <w:rPr>
          <w:ins w:id="333" w:author="Microsoft Office 用户" w:date="2018-04-12T20:58:00Z"/>
          <w:rFonts w:ascii="Times New Roman" w:hAnsi="Times New Roman" w:cs="Times New Roman"/>
          <w:lang w:eastAsia="zh-CN"/>
        </w:rPr>
        <w:pPrChange w:id="334" w:author="Microsoft Office 用户" w:date="2018-04-12T20:57:00Z">
          <w:pPr>
            <w:spacing w:line="360" w:lineRule="auto"/>
          </w:pPr>
        </w:pPrChange>
      </w:pPr>
    </w:p>
    <w:p w14:paraId="7400CF4C" w14:textId="49AD68F9" w:rsidR="00AA247C" w:rsidRDefault="00AA247C">
      <w:pPr>
        <w:spacing w:line="360" w:lineRule="auto"/>
        <w:jc w:val="center"/>
        <w:rPr>
          <w:ins w:id="335" w:author="Microsoft Office 用户" w:date="2018-04-15T17:42:00Z"/>
          <w:rFonts w:ascii="Times New Roman" w:hAnsi="Times New Roman" w:cs="Times New Roman"/>
          <w:lang w:eastAsia="zh-CN"/>
        </w:rPr>
        <w:pPrChange w:id="336" w:author="Microsoft Office 用户" w:date="2018-04-12T20:57:00Z">
          <w:pPr>
            <w:spacing w:line="360" w:lineRule="auto"/>
          </w:pPr>
        </w:pPrChange>
      </w:pPr>
      <w:ins w:id="337" w:author="Microsoft Office 用户" w:date="2018-04-12T20:57:00Z">
        <w:r>
          <w:rPr>
            <w:rFonts w:ascii="Times New Roman" w:hAnsi="Times New Roman" w:cs="Times New Roman"/>
            <w:lang w:eastAsia="zh-CN"/>
          </w:rPr>
          <w:t xml:space="preserve">Table 1: Confusion Matrix for </w:t>
        </w:r>
      </w:ins>
      <w:ins w:id="338" w:author="Microsoft Office 用户" w:date="2018-04-15T17:47:00Z">
        <w:r w:rsidR="00425493">
          <w:rPr>
            <w:rFonts w:ascii="Times New Roman" w:hAnsi="Times New Roman" w:cs="Times New Roman"/>
            <w:lang w:eastAsia="zh-CN"/>
          </w:rPr>
          <w:t>Random Forest</w:t>
        </w:r>
      </w:ins>
    </w:p>
    <w:p w14:paraId="4C5461A1" w14:textId="77777777" w:rsidR="00EE7355" w:rsidRDefault="00EE7355" w:rsidP="00EE7355">
      <w:pPr>
        <w:jc w:val="center"/>
        <w:rPr>
          <w:ins w:id="339" w:author="Microsoft Office 用户" w:date="2018-04-15T17:42:00Z"/>
          <w:b/>
        </w:rPr>
      </w:pPr>
    </w:p>
    <w:p w14:paraId="5C32286A" w14:textId="77777777" w:rsidR="00EE7355" w:rsidRPr="00C95FA1" w:rsidRDefault="00EE7355" w:rsidP="00EE7355">
      <w:pPr>
        <w:jc w:val="center"/>
        <w:rPr>
          <w:ins w:id="340" w:author="Microsoft Office 用户" w:date="2018-04-15T17:42:00Z"/>
          <w:b/>
        </w:rPr>
      </w:pPr>
      <w:ins w:id="341" w:author="Microsoft Office 用户" w:date="2018-04-15T17:42:00Z">
        <w:r w:rsidRPr="00C95FA1">
          <w:rPr>
            <w:b/>
          </w:rPr>
          <w:t>Confusion Matrix</w:t>
        </w:r>
        <w:r>
          <w:rPr>
            <w:b/>
          </w:rPr>
          <w:t xml:space="preserve"> for New York Data in SVM</w:t>
        </w:r>
      </w:ins>
    </w:p>
    <w:tbl>
      <w:tblPr>
        <w:tblStyle w:val="2"/>
        <w:tblW w:w="0" w:type="auto"/>
        <w:jc w:val="center"/>
        <w:tblLook w:val="04A0" w:firstRow="1" w:lastRow="0" w:firstColumn="1" w:lastColumn="0" w:noHBand="0" w:noVBand="1"/>
      </w:tblPr>
      <w:tblGrid>
        <w:gridCol w:w="1543"/>
        <w:gridCol w:w="1513"/>
        <w:gridCol w:w="1524"/>
        <w:gridCol w:w="1515"/>
        <w:gridCol w:w="1401"/>
      </w:tblGrid>
      <w:tr w:rsidR="00EE7355" w14:paraId="4017BB42" w14:textId="77777777" w:rsidTr="004C4085">
        <w:trPr>
          <w:cnfStyle w:val="100000000000" w:firstRow="1" w:lastRow="0" w:firstColumn="0" w:lastColumn="0" w:oddVBand="0" w:evenVBand="0" w:oddHBand="0" w:evenHBand="0" w:firstRowFirstColumn="0" w:firstRowLastColumn="0" w:lastRowFirstColumn="0" w:lastRowLastColumn="0"/>
          <w:trHeight w:val="488"/>
          <w:jc w:val="center"/>
          <w:ins w:id="342" w:author="Microsoft Office 用户" w:date="2018-04-15T17:42:00Z"/>
        </w:trPr>
        <w:tc>
          <w:tcPr>
            <w:cnfStyle w:val="001000000000" w:firstRow="0" w:lastRow="0" w:firstColumn="1" w:lastColumn="0" w:oddVBand="0" w:evenVBand="0" w:oddHBand="0" w:evenHBand="0" w:firstRowFirstColumn="0" w:firstRowLastColumn="0" w:lastRowFirstColumn="0" w:lastRowLastColumn="0"/>
            <w:tcW w:w="1543" w:type="dxa"/>
          </w:tcPr>
          <w:p w14:paraId="0B455CED" w14:textId="77777777" w:rsidR="00EE7355" w:rsidRDefault="00EE7355" w:rsidP="004C4085">
            <w:pPr>
              <w:jc w:val="center"/>
              <w:rPr>
                <w:ins w:id="343" w:author="Microsoft Office 用户" w:date="2018-04-15T17:42:00Z"/>
              </w:rPr>
            </w:pPr>
          </w:p>
        </w:tc>
        <w:tc>
          <w:tcPr>
            <w:tcW w:w="1513" w:type="dxa"/>
          </w:tcPr>
          <w:p w14:paraId="7F0AB195" w14:textId="77777777" w:rsidR="00EE7355" w:rsidRDefault="00EE7355" w:rsidP="004C4085">
            <w:pPr>
              <w:jc w:val="center"/>
              <w:cnfStyle w:val="100000000000" w:firstRow="1" w:lastRow="0" w:firstColumn="0" w:lastColumn="0" w:oddVBand="0" w:evenVBand="0" w:oddHBand="0" w:evenHBand="0" w:firstRowFirstColumn="0" w:firstRowLastColumn="0" w:lastRowFirstColumn="0" w:lastRowLastColumn="0"/>
              <w:rPr>
                <w:ins w:id="344" w:author="Microsoft Office 用户" w:date="2018-04-15T17:42:00Z"/>
              </w:rPr>
            </w:pPr>
          </w:p>
        </w:tc>
        <w:tc>
          <w:tcPr>
            <w:tcW w:w="3039" w:type="dxa"/>
            <w:gridSpan w:val="2"/>
          </w:tcPr>
          <w:p w14:paraId="584B97E4" w14:textId="77777777" w:rsidR="00EE7355" w:rsidRDefault="00EE7355" w:rsidP="004C4085">
            <w:pPr>
              <w:jc w:val="center"/>
              <w:cnfStyle w:val="100000000000" w:firstRow="1" w:lastRow="0" w:firstColumn="0" w:lastColumn="0" w:oddVBand="0" w:evenVBand="0" w:oddHBand="0" w:evenHBand="0" w:firstRowFirstColumn="0" w:firstRowLastColumn="0" w:lastRowFirstColumn="0" w:lastRowLastColumn="0"/>
              <w:rPr>
                <w:ins w:id="345" w:author="Microsoft Office 用户" w:date="2018-04-15T17:42:00Z"/>
              </w:rPr>
            </w:pPr>
            <w:ins w:id="346" w:author="Microsoft Office 用户" w:date="2018-04-15T17:42:00Z">
              <w:r>
                <w:t>True condition</w:t>
              </w:r>
            </w:ins>
          </w:p>
        </w:tc>
        <w:tc>
          <w:tcPr>
            <w:tcW w:w="1401" w:type="dxa"/>
          </w:tcPr>
          <w:p w14:paraId="670EDBEB" w14:textId="77777777" w:rsidR="00EE7355" w:rsidRDefault="00EE7355" w:rsidP="004C4085">
            <w:pPr>
              <w:jc w:val="center"/>
              <w:cnfStyle w:val="100000000000" w:firstRow="1" w:lastRow="0" w:firstColumn="0" w:lastColumn="0" w:oddVBand="0" w:evenVBand="0" w:oddHBand="0" w:evenHBand="0" w:firstRowFirstColumn="0" w:firstRowLastColumn="0" w:lastRowFirstColumn="0" w:lastRowLastColumn="0"/>
              <w:rPr>
                <w:ins w:id="347" w:author="Microsoft Office 用户" w:date="2018-04-15T17:42:00Z"/>
              </w:rPr>
            </w:pPr>
          </w:p>
        </w:tc>
      </w:tr>
      <w:tr w:rsidR="00EE7355" w14:paraId="749E855A" w14:textId="77777777" w:rsidTr="004C4085">
        <w:trPr>
          <w:cnfStyle w:val="000000100000" w:firstRow="0" w:lastRow="0" w:firstColumn="0" w:lastColumn="0" w:oddVBand="0" w:evenVBand="0" w:oddHBand="1" w:evenHBand="0" w:firstRowFirstColumn="0" w:firstRowLastColumn="0" w:lastRowFirstColumn="0" w:lastRowLastColumn="0"/>
          <w:trHeight w:val="460"/>
          <w:jc w:val="center"/>
          <w:ins w:id="348" w:author="Microsoft Office 用户" w:date="2018-04-15T17:42:00Z"/>
        </w:trPr>
        <w:tc>
          <w:tcPr>
            <w:cnfStyle w:val="001000000000" w:firstRow="0" w:lastRow="0" w:firstColumn="1" w:lastColumn="0" w:oddVBand="0" w:evenVBand="0" w:oddHBand="0" w:evenHBand="0" w:firstRowFirstColumn="0" w:firstRowLastColumn="0" w:lastRowFirstColumn="0" w:lastRowLastColumn="0"/>
            <w:tcW w:w="1543" w:type="dxa"/>
          </w:tcPr>
          <w:p w14:paraId="6977BA9A" w14:textId="77777777" w:rsidR="00EE7355" w:rsidRDefault="00EE7355" w:rsidP="004C4085">
            <w:pPr>
              <w:jc w:val="center"/>
              <w:rPr>
                <w:ins w:id="349" w:author="Microsoft Office 用户" w:date="2018-04-15T17:42:00Z"/>
              </w:rPr>
            </w:pPr>
          </w:p>
        </w:tc>
        <w:tc>
          <w:tcPr>
            <w:tcW w:w="1513" w:type="dxa"/>
          </w:tcPr>
          <w:p w14:paraId="313E87CE" w14:textId="77777777" w:rsidR="00EE7355" w:rsidRDefault="00EE7355" w:rsidP="004C4085">
            <w:pPr>
              <w:jc w:val="center"/>
              <w:cnfStyle w:val="000000100000" w:firstRow="0" w:lastRow="0" w:firstColumn="0" w:lastColumn="0" w:oddVBand="0" w:evenVBand="0" w:oddHBand="1" w:evenHBand="0" w:firstRowFirstColumn="0" w:firstRowLastColumn="0" w:lastRowFirstColumn="0" w:lastRowLastColumn="0"/>
              <w:rPr>
                <w:ins w:id="350" w:author="Microsoft Office 用户" w:date="2018-04-15T17:42:00Z"/>
              </w:rPr>
            </w:pPr>
          </w:p>
        </w:tc>
        <w:tc>
          <w:tcPr>
            <w:tcW w:w="1524" w:type="dxa"/>
          </w:tcPr>
          <w:p w14:paraId="46ECA5DA" w14:textId="77777777" w:rsidR="00EE7355" w:rsidRDefault="00EE7355" w:rsidP="004C4085">
            <w:pPr>
              <w:jc w:val="center"/>
              <w:cnfStyle w:val="000000100000" w:firstRow="0" w:lastRow="0" w:firstColumn="0" w:lastColumn="0" w:oddVBand="0" w:evenVBand="0" w:oddHBand="1" w:evenHBand="0" w:firstRowFirstColumn="0" w:firstRowLastColumn="0" w:lastRowFirstColumn="0" w:lastRowLastColumn="0"/>
              <w:rPr>
                <w:ins w:id="351" w:author="Microsoft Office 用户" w:date="2018-04-15T17:42:00Z"/>
              </w:rPr>
            </w:pPr>
            <w:ins w:id="352" w:author="Microsoft Office 用户" w:date="2018-04-15T17:42:00Z">
              <w:r>
                <w:t>N</w:t>
              </w:r>
              <w:r>
                <w:rPr>
                  <w:rFonts w:hint="eastAsia"/>
                </w:rPr>
                <w:t>on</w:t>
              </w:r>
              <w:r>
                <w:t>-rain</w:t>
              </w:r>
            </w:ins>
          </w:p>
        </w:tc>
        <w:tc>
          <w:tcPr>
            <w:tcW w:w="1515" w:type="dxa"/>
          </w:tcPr>
          <w:p w14:paraId="7FA388FD" w14:textId="77777777" w:rsidR="00EE7355" w:rsidRDefault="00EE7355" w:rsidP="004C4085">
            <w:pPr>
              <w:jc w:val="center"/>
              <w:cnfStyle w:val="000000100000" w:firstRow="0" w:lastRow="0" w:firstColumn="0" w:lastColumn="0" w:oddVBand="0" w:evenVBand="0" w:oddHBand="1" w:evenHBand="0" w:firstRowFirstColumn="0" w:firstRowLastColumn="0" w:lastRowFirstColumn="0" w:lastRowLastColumn="0"/>
              <w:rPr>
                <w:ins w:id="353" w:author="Microsoft Office 用户" w:date="2018-04-15T17:42:00Z"/>
              </w:rPr>
            </w:pPr>
            <w:ins w:id="354" w:author="Microsoft Office 用户" w:date="2018-04-15T17:42:00Z">
              <w:r>
                <w:t>Rain</w:t>
              </w:r>
            </w:ins>
          </w:p>
        </w:tc>
        <w:tc>
          <w:tcPr>
            <w:tcW w:w="1401" w:type="dxa"/>
            <w:vMerge w:val="restart"/>
          </w:tcPr>
          <w:p w14:paraId="3FCB4839" w14:textId="77777777" w:rsidR="00EE7355" w:rsidRDefault="00EE7355" w:rsidP="004C4085">
            <w:pPr>
              <w:jc w:val="center"/>
              <w:cnfStyle w:val="000000100000" w:firstRow="0" w:lastRow="0" w:firstColumn="0" w:lastColumn="0" w:oddVBand="0" w:evenVBand="0" w:oddHBand="1" w:evenHBand="0" w:firstRowFirstColumn="0" w:firstRowLastColumn="0" w:lastRowFirstColumn="0" w:lastRowLastColumn="0"/>
              <w:rPr>
                <w:ins w:id="355" w:author="Microsoft Office 用户" w:date="2018-04-15T17:42:00Z"/>
              </w:rPr>
            </w:pPr>
          </w:p>
        </w:tc>
      </w:tr>
      <w:tr w:rsidR="00EE7355" w14:paraId="7AEEA014" w14:textId="77777777" w:rsidTr="004C4085">
        <w:trPr>
          <w:trHeight w:val="488"/>
          <w:jc w:val="center"/>
          <w:ins w:id="356" w:author="Microsoft Office 用户" w:date="2018-04-15T17:42:00Z"/>
        </w:trPr>
        <w:tc>
          <w:tcPr>
            <w:cnfStyle w:val="001000000000" w:firstRow="0" w:lastRow="0" w:firstColumn="1" w:lastColumn="0" w:oddVBand="0" w:evenVBand="0" w:oddHBand="0" w:evenHBand="0" w:firstRowFirstColumn="0" w:firstRowLastColumn="0" w:lastRowFirstColumn="0" w:lastRowLastColumn="0"/>
            <w:tcW w:w="1543" w:type="dxa"/>
            <w:vMerge w:val="restart"/>
          </w:tcPr>
          <w:p w14:paraId="006EB4F3" w14:textId="77777777" w:rsidR="00EE7355" w:rsidRDefault="00EE7355" w:rsidP="004C4085">
            <w:pPr>
              <w:jc w:val="center"/>
              <w:rPr>
                <w:ins w:id="357" w:author="Microsoft Office 用户" w:date="2018-04-15T17:42:00Z"/>
              </w:rPr>
            </w:pPr>
            <w:ins w:id="358" w:author="Microsoft Office 用户" w:date="2018-04-15T17:42:00Z">
              <w:r>
                <w:t>Prediction</w:t>
              </w:r>
            </w:ins>
          </w:p>
        </w:tc>
        <w:tc>
          <w:tcPr>
            <w:tcW w:w="1513" w:type="dxa"/>
          </w:tcPr>
          <w:p w14:paraId="32208D71" w14:textId="77777777" w:rsidR="00EE7355" w:rsidRDefault="00EE7355" w:rsidP="004C4085">
            <w:pPr>
              <w:jc w:val="center"/>
              <w:cnfStyle w:val="000000000000" w:firstRow="0" w:lastRow="0" w:firstColumn="0" w:lastColumn="0" w:oddVBand="0" w:evenVBand="0" w:oddHBand="0" w:evenHBand="0" w:firstRowFirstColumn="0" w:firstRowLastColumn="0" w:lastRowFirstColumn="0" w:lastRowLastColumn="0"/>
              <w:rPr>
                <w:ins w:id="359" w:author="Microsoft Office 用户" w:date="2018-04-15T17:42:00Z"/>
              </w:rPr>
            </w:pPr>
            <w:ins w:id="360" w:author="Microsoft Office 用户" w:date="2018-04-15T17:42:00Z">
              <w:r>
                <w:t>Non-rain</w:t>
              </w:r>
            </w:ins>
          </w:p>
        </w:tc>
        <w:tc>
          <w:tcPr>
            <w:tcW w:w="1524" w:type="dxa"/>
          </w:tcPr>
          <w:p w14:paraId="25DF069D" w14:textId="77777777" w:rsidR="00EE7355" w:rsidRDefault="00EE7355" w:rsidP="004C4085">
            <w:pPr>
              <w:jc w:val="center"/>
              <w:cnfStyle w:val="000000000000" w:firstRow="0" w:lastRow="0" w:firstColumn="0" w:lastColumn="0" w:oddVBand="0" w:evenVBand="0" w:oddHBand="0" w:evenHBand="0" w:firstRowFirstColumn="0" w:firstRowLastColumn="0" w:lastRowFirstColumn="0" w:lastRowLastColumn="0"/>
              <w:rPr>
                <w:ins w:id="361" w:author="Microsoft Office 用户" w:date="2018-04-15T17:42:00Z"/>
              </w:rPr>
            </w:pPr>
            <w:ins w:id="362" w:author="Microsoft Office 用户" w:date="2018-04-15T17:42:00Z">
              <w:r>
                <w:t>96</w:t>
              </w:r>
            </w:ins>
          </w:p>
        </w:tc>
        <w:tc>
          <w:tcPr>
            <w:tcW w:w="1515" w:type="dxa"/>
          </w:tcPr>
          <w:p w14:paraId="780D7CDA" w14:textId="77777777" w:rsidR="00EE7355" w:rsidRDefault="00EE7355" w:rsidP="004C4085">
            <w:pPr>
              <w:jc w:val="center"/>
              <w:cnfStyle w:val="000000000000" w:firstRow="0" w:lastRow="0" w:firstColumn="0" w:lastColumn="0" w:oddVBand="0" w:evenVBand="0" w:oddHBand="0" w:evenHBand="0" w:firstRowFirstColumn="0" w:firstRowLastColumn="0" w:lastRowFirstColumn="0" w:lastRowLastColumn="0"/>
              <w:rPr>
                <w:ins w:id="363" w:author="Microsoft Office 用户" w:date="2018-04-15T17:42:00Z"/>
              </w:rPr>
            </w:pPr>
            <w:ins w:id="364" w:author="Microsoft Office 用户" w:date="2018-04-15T17:42:00Z">
              <w:r>
                <w:t>45</w:t>
              </w:r>
            </w:ins>
          </w:p>
        </w:tc>
        <w:tc>
          <w:tcPr>
            <w:tcW w:w="1401" w:type="dxa"/>
            <w:vMerge/>
          </w:tcPr>
          <w:p w14:paraId="387BA827" w14:textId="77777777" w:rsidR="00EE7355" w:rsidRDefault="00EE7355" w:rsidP="004C4085">
            <w:pPr>
              <w:jc w:val="center"/>
              <w:cnfStyle w:val="000000000000" w:firstRow="0" w:lastRow="0" w:firstColumn="0" w:lastColumn="0" w:oddVBand="0" w:evenVBand="0" w:oddHBand="0" w:evenHBand="0" w:firstRowFirstColumn="0" w:firstRowLastColumn="0" w:lastRowFirstColumn="0" w:lastRowLastColumn="0"/>
              <w:rPr>
                <w:ins w:id="365" w:author="Microsoft Office 用户" w:date="2018-04-15T17:42:00Z"/>
              </w:rPr>
            </w:pPr>
          </w:p>
        </w:tc>
      </w:tr>
      <w:tr w:rsidR="00EE7355" w14:paraId="05431D01" w14:textId="77777777" w:rsidTr="004C4085">
        <w:trPr>
          <w:cnfStyle w:val="000000100000" w:firstRow="0" w:lastRow="0" w:firstColumn="0" w:lastColumn="0" w:oddVBand="0" w:evenVBand="0" w:oddHBand="1" w:evenHBand="0" w:firstRowFirstColumn="0" w:firstRowLastColumn="0" w:lastRowFirstColumn="0" w:lastRowLastColumn="0"/>
          <w:trHeight w:val="488"/>
          <w:jc w:val="center"/>
          <w:ins w:id="366" w:author="Microsoft Office 用户" w:date="2018-04-15T17:42:00Z"/>
        </w:trPr>
        <w:tc>
          <w:tcPr>
            <w:cnfStyle w:val="001000000000" w:firstRow="0" w:lastRow="0" w:firstColumn="1" w:lastColumn="0" w:oddVBand="0" w:evenVBand="0" w:oddHBand="0" w:evenHBand="0" w:firstRowFirstColumn="0" w:firstRowLastColumn="0" w:lastRowFirstColumn="0" w:lastRowLastColumn="0"/>
            <w:tcW w:w="1543" w:type="dxa"/>
            <w:vMerge/>
          </w:tcPr>
          <w:p w14:paraId="2F801D25" w14:textId="77777777" w:rsidR="00EE7355" w:rsidRDefault="00EE7355" w:rsidP="004C4085">
            <w:pPr>
              <w:jc w:val="center"/>
              <w:rPr>
                <w:ins w:id="367" w:author="Microsoft Office 用户" w:date="2018-04-15T17:42:00Z"/>
              </w:rPr>
            </w:pPr>
          </w:p>
        </w:tc>
        <w:tc>
          <w:tcPr>
            <w:tcW w:w="1513" w:type="dxa"/>
          </w:tcPr>
          <w:p w14:paraId="60EAF446" w14:textId="77777777" w:rsidR="00EE7355" w:rsidRDefault="00EE7355" w:rsidP="004C4085">
            <w:pPr>
              <w:jc w:val="center"/>
              <w:cnfStyle w:val="000000100000" w:firstRow="0" w:lastRow="0" w:firstColumn="0" w:lastColumn="0" w:oddVBand="0" w:evenVBand="0" w:oddHBand="1" w:evenHBand="0" w:firstRowFirstColumn="0" w:firstRowLastColumn="0" w:lastRowFirstColumn="0" w:lastRowLastColumn="0"/>
              <w:rPr>
                <w:ins w:id="368" w:author="Microsoft Office 用户" w:date="2018-04-15T17:42:00Z"/>
              </w:rPr>
            </w:pPr>
            <w:ins w:id="369" w:author="Microsoft Office 用户" w:date="2018-04-15T17:42:00Z">
              <w:r>
                <w:t>Rain</w:t>
              </w:r>
            </w:ins>
          </w:p>
        </w:tc>
        <w:tc>
          <w:tcPr>
            <w:tcW w:w="1524" w:type="dxa"/>
          </w:tcPr>
          <w:p w14:paraId="30AA077C" w14:textId="77777777" w:rsidR="00EE7355" w:rsidRDefault="00EE7355" w:rsidP="004C4085">
            <w:pPr>
              <w:jc w:val="center"/>
              <w:cnfStyle w:val="000000100000" w:firstRow="0" w:lastRow="0" w:firstColumn="0" w:lastColumn="0" w:oddVBand="0" w:evenVBand="0" w:oddHBand="1" w:evenHBand="0" w:firstRowFirstColumn="0" w:firstRowLastColumn="0" w:lastRowFirstColumn="0" w:lastRowLastColumn="0"/>
              <w:rPr>
                <w:ins w:id="370" w:author="Microsoft Office 用户" w:date="2018-04-15T17:42:00Z"/>
              </w:rPr>
            </w:pPr>
            <w:ins w:id="371" w:author="Microsoft Office 用户" w:date="2018-04-15T17:42:00Z">
              <w:r>
                <w:t>142</w:t>
              </w:r>
            </w:ins>
          </w:p>
        </w:tc>
        <w:tc>
          <w:tcPr>
            <w:tcW w:w="1515" w:type="dxa"/>
          </w:tcPr>
          <w:p w14:paraId="05EDE2A9" w14:textId="77777777" w:rsidR="00EE7355" w:rsidRDefault="00EE7355" w:rsidP="004C4085">
            <w:pPr>
              <w:jc w:val="center"/>
              <w:cnfStyle w:val="000000100000" w:firstRow="0" w:lastRow="0" w:firstColumn="0" w:lastColumn="0" w:oddVBand="0" w:evenVBand="0" w:oddHBand="1" w:evenHBand="0" w:firstRowFirstColumn="0" w:firstRowLastColumn="0" w:lastRowFirstColumn="0" w:lastRowLastColumn="0"/>
              <w:rPr>
                <w:ins w:id="372" w:author="Microsoft Office 用户" w:date="2018-04-15T17:42:00Z"/>
              </w:rPr>
            </w:pPr>
            <w:ins w:id="373" w:author="Microsoft Office 用户" w:date="2018-04-15T17:42:00Z">
              <w:r>
                <w:t>81</w:t>
              </w:r>
            </w:ins>
          </w:p>
        </w:tc>
        <w:tc>
          <w:tcPr>
            <w:tcW w:w="1401" w:type="dxa"/>
            <w:vMerge/>
          </w:tcPr>
          <w:p w14:paraId="121D333B" w14:textId="77777777" w:rsidR="00EE7355" w:rsidRDefault="00EE7355" w:rsidP="004C4085">
            <w:pPr>
              <w:jc w:val="center"/>
              <w:cnfStyle w:val="000000100000" w:firstRow="0" w:lastRow="0" w:firstColumn="0" w:lastColumn="0" w:oddVBand="0" w:evenVBand="0" w:oddHBand="1" w:evenHBand="0" w:firstRowFirstColumn="0" w:firstRowLastColumn="0" w:lastRowFirstColumn="0" w:lastRowLastColumn="0"/>
              <w:rPr>
                <w:ins w:id="374" w:author="Microsoft Office 用户" w:date="2018-04-15T17:42:00Z"/>
              </w:rPr>
            </w:pPr>
          </w:p>
        </w:tc>
      </w:tr>
      <w:tr w:rsidR="00EE7355" w14:paraId="53457F10" w14:textId="77777777" w:rsidTr="004C4085">
        <w:trPr>
          <w:trHeight w:val="488"/>
          <w:jc w:val="center"/>
          <w:ins w:id="375" w:author="Microsoft Office 用户" w:date="2018-04-15T17:42:00Z"/>
        </w:trPr>
        <w:tc>
          <w:tcPr>
            <w:cnfStyle w:val="001000000000" w:firstRow="0" w:lastRow="0" w:firstColumn="1" w:lastColumn="0" w:oddVBand="0" w:evenVBand="0" w:oddHBand="0" w:evenHBand="0" w:firstRowFirstColumn="0" w:firstRowLastColumn="0" w:lastRowFirstColumn="0" w:lastRowLastColumn="0"/>
            <w:tcW w:w="1543" w:type="dxa"/>
            <w:vMerge w:val="restart"/>
          </w:tcPr>
          <w:p w14:paraId="7ABC562C" w14:textId="77777777" w:rsidR="00EE7355" w:rsidRDefault="00EE7355" w:rsidP="004C4085">
            <w:pPr>
              <w:jc w:val="center"/>
              <w:rPr>
                <w:ins w:id="376" w:author="Microsoft Office 用户" w:date="2018-04-15T17:42:00Z"/>
              </w:rPr>
            </w:pPr>
          </w:p>
        </w:tc>
        <w:tc>
          <w:tcPr>
            <w:tcW w:w="1513" w:type="dxa"/>
          </w:tcPr>
          <w:p w14:paraId="2642D9A3" w14:textId="77777777" w:rsidR="00EE7355" w:rsidRDefault="00EE7355" w:rsidP="004C4085">
            <w:pPr>
              <w:jc w:val="center"/>
              <w:cnfStyle w:val="000000000000" w:firstRow="0" w:lastRow="0" w:firstColumn="0" w:lastColumn="0" w:oddVBand="0" w:evenVBand="0" w:oddHBand="0" w:evenHBand="0" w:firstRowFirstColumn="0" w:firstRowLastColumn="0" w:lastRowFirstColumn="0" w:lastRowLastColumn="0"/>
              <w:rPr>
                <w:ins w:id="377" w:author="Microsoft Office 用户" w:date="2018-04-15T17:42:00Z"/>
              </w:rPr>
            </w:pPr>
            <w:ins w:id="378" w:author="Microsoft Office 用户" w:date="2018-04-15T17:42:00Z">
              <w:r>
                <w:t>Error rate</w:t>
              </w:r>
            </w:ins>
          </w:p>
        </w:tc>
        <w:tc>
          <w:tcPr>
            <w:tcW w:w="1524" w:type="dxa"/>
          </w:tcPr>
          <w:p w14:paraId="6DA3FB3C" w14:textId="77777777" w:rsidR="00EE7355" w:rsidRDefault="00EE7355" w:rsidP="004C4085">
            <w:pPr>
              <w:jc w:val="center"/>
              <w:cnfStyle w:val="000000000000" w:firstRow="0" w:lastRow="0" w:firstColumn="0" w:lastColumn="0" w:oddVBand="0" w:evenVBand="0" w:oddHBand="0" w:evenHBand="0" w:firstRowFirstColumn="0" w:firstRowLastColumn="0" w:lastRowFirstColumn="0" w:lastRowLastColumn="0"/>
              <w:rPr>
                <w:ins w:id="379" w:author="Microsoft Office 用户" w:date="2018-04-15T17:42:00Z"/>
              </w:rPr>
            </w:pPr>
            <w:ins w:id="380" w:author="Microsoft Office 用户" w:date="2018-04-15T17:42:00Z">
              <w:r>
                <w:t>0.596</w:t>
              </w:r>
            </w:ins>
          </w:p>
        </w:tc>
        <w:tc>
          <w:tcPr>
            <w:tcW w:w="1515" w:type="dxa"/>
          </w:tcPr>
          <w:p w14:paraId="46EA0F67" w14:textId="77777777" w:rsidR="00EE7355" w:rsidRDefault="00EE7355" w:rsidP="004C4085">
            <w:pPr>
              <w:jc w:val="center"/>
              <w:cnfStyle w:val="000000000000" w:firstRow="0" w:lastRow="0" w:firstColumn="0" w:lastColumn="0" w:oddVBand="0" w:evenVBand="0" w:oddHBand="0" w:evenHBand="0" w:firstRowFirstColumn="0" w:firstRowLastColumn="0" w:lastRowFirstColumn="0" w:lastRowLastColumn="0"/>
              <w:rPr>
                <w:ins w:id="381" w:author="Microsoft Office 用户" w:date="2018-04-15T17:42:00Z"/>
              </w:rPr>
            </w:pPr>
            <w:ins w:id="382" w:author="Microsoft Office 用户" w:date="2018-04-15T17:42:00Z">
              <w:r>
                <w:t>0.357</w:t>
              </w:r>
            </w:ins>
          </w:p>
        </w:tc>
        <w:tc>
          <w:tcPr>
            <w:tcW w:w="1401" w:type="dxa"/>
          </w:tcPr>
          <w:p w14:paraId="1C5DBDC2" w14:textId="77777777" w:rsidR="00EE7355" w:rsidRDefault="00EE7355" w:rsidP="004C4085">
            <w:pPr>
              <w:jc w:val="center"/>
              <w:cnfStyle w:val="000000000000" w:firstRow="0" w:lastRow="0" w:firstColumn="0" w:lastColumn="0" w:oddVBand="0" w:evenVBand="0" w:oddHBand="0" w:evenHBand="0" w:firstRowFirstColumn="0" w:firstRowLastColumn="0" w:lastRowFirstColumn="0" w:lastRowLastColumn="0"/>
              <w:rPr>
                <w:ins w:id="383" w:author="Microsoft Office 用户" w:date="2018-04-15T17:42:00Z"/>
              </w:rPr>
            </w:pPr>
            <w:ins w:id="384" w:author="Microsoft Office 用户" w:date="2018-04-15T17:42:00Z">
              <w:r w:rsidRPr="005F4460">
                <w:t>0.</w:t>
              </w:r>
              <w:r>
                <w:t>5137</w:t>
              </w:r>
            </w:ins>
          </w:p>
        </w:tc>
      </w:tr>
      <w:tr w:rsidR="00EE7355" w14:paraId="2AF27F49" w14:textId="77777777" w:rsidTr="004C4085">
        <w:trPr>
          <w:cnfStyle w:val="000000100000" w:firstRow="0" w:lastRow="0" w:firstColumn="0" w:lastColumn="0" w:oddVBand="0" w:evenVBand="0" w:oddHBand="1" w:evenHBand="0" w:firstRowFirstColumn="0" w:firstRowLastColumn="0" w:lastRowFirstColumn="0" w:lastRowLastColumn="0"/>
          <w:trHeight w:val="488"/>
          <w:jc w:val="center"/>
          <w:ins w:id="385" w:author="Microsoft Office 用户" w:date="2018-04-15T17:42:00Z"/>
        </w:trPr>
        <w:tc>
          <w:tcPr>
            <w:cnfStyle w:val="001000000000" w:firstRow="0" w:lastRow="0" w:firstColumn="1" w:lastColumn="0" w:oddVBand="0" w:evenVBand="0" w:oddHBand="0" w:evenHBand="0" w:firstRowFirstColumn="0" w:firstRowLastColumn="0" w:lastRowFirstColumn="0" w:lastRowLastColumn="0"/>
            <w:tcW w:w="1543" w:type="dxa"/>
            <w:vMerge/>
          </w:tcPr>
          <w:p w14:paraId="2C285C82" w14:textId="77777777" w:rsidR="00EE7355" w:rsidRDefault="00EE7355" w:rsidP="004C4085">
            <w:pPr>
              <w:jc w:val="center"/>
              <w:rPr>
                <w:ins w:id="386" w:author="Microsoft Office 用户" w:date="2018-04-15T17:42:00Z"/>
              </w:rPr>
            </w:pPr>
          </w:p>
        </w:tc>
        <w:tc>
          <w:tcPr>
            <w:tcW w:w="1513" w:type="dxa"/>
          </w:tcPr>
          <w:p w14:paraId="2371BCF2" w14:textId="77777777" w:rsidR="00EE7355" w:rsidRDefault="00EE7355" w:rsidP="004C4085">
            <w:pPr>
              <w:jc w:val="center"/>
              <w:cnfStyle w:val="000000100000" w:firstRow="0" w:lastRow="0" w:firstColumn="0" w:lastColumn="0" w:oddVBand="0" w:evenVBand="0" w:oddHBand="1" w:evenHBand="0" w:firstRowFirstColumn="0" w:firstRowLastColumn="0" w:lastRowFirstColumn="0" w:lastRowLastColumn="0"/>
              <w:rPr>
                <w:ins w:id="387" w:author="Microsoft Office 用户" w:date="2018-04-15T17:42:00Z"/>
              </w:rPr>
            </w:pPr>
          </w:p>
        </w:tc>
        <w:tc>
          <w:tcPr>
            <w:tcW w:w="1524" w:type="dxa"/>
          </w:tcPr>
          <w:p w14:paraId="5D6A61F6" w14:textId="77777777" w:rsidR="00EE7355" w:rsidRDefault="00EE7355" w:rsidP="004C4085">
            <w:pPr>
              <w:jc w:val="center"/>
              <w:cnfStyle w:val="000000100000" w:firstRow="0" w:lastRow="0" w:firstColumn="0" w:lastColumn="0" w:oddVBand="0" w:evenVBand="0" w:oddHBand="1" w:evenHBand="0" w:firstRowFirstColumn="0" w:firstRowLastColumn="0" w:lastRowFirstColumn="0" w:lastRowLastColumn="0"/>
              <w:rPr>
                <w:ins w:id="388" w:author="Microsoft Office 用户" w:date="2018-04-15T17:42:00Z"/>
              </w:rPr>
            </w:pPr>
            <w:ins w:id="389" w:author="Microsoft Office 用户" w:date="2018-04-15T17:42:00Z">
              <w:r>
                <w:t>Type I</w:t>
              </w:r>
            </w:ins>
          </w:p>
        </w:tc>
        <w:tc>
          <w:tcPr>
            <w:tcW w:w="1515" w:type="dxa"/>
          </w:tcPr>
          <w:p w14:paraId="553CF03C" w14:textId="77777777" w:rsidR="00EE7355" w:rsidRDefault="00EE7355" w:rsidP="004C4085">
            <w:pPr>
              <w:jc w:val="center"/>
              <w:cnfStyle w:val="000000100000" w:firstRow="0" w:lastRow="0" w:firstColumn="0" w:lastColumn="0" w:oddVBand="0" w:evenVBand="0" w:oddHBand="1" w:evenHBand="0" w:firstRowFirstColumn="0" w:firstRowLastColumn="0" w:lastRowFirstColumn="0" w:lastRowLastColumn="0"/>
              <w:rPr>
                <w:ins w:id="390" w:author="Microsoft Office 用户" w:date="2018-04-15T17:42:00Z"/>
              </w:rPr>
            </w:pPr>
            <w:ins w:id="391" w:author="Microsoft Office 用户" w:date="2018-04-15T17:42:00Z">
              <w:r>
                <w:t>Type II</w:t>
              </w:r>
            </w:ins>
          </w:p>
        </w:tc>
        <w:tc>
          <w:tcPr>
            <w:tcW w:w="1401" w:type="dxa"/>
          </w:tcPr>
          <w:p w14:paraId="1DD90DC8" w14:textId="77777777" w:rsidR="00EE7355" w:rsidRDefault="00EE7355" w:rsidP="004C4085">
            <w:pPr>
              <w:jc w:val="center"/>
              <w:cnfStyle w:val="000000100000" w:firstRow="0" w:lastRow="0" w:firstColumn="0" w:lastColumn="0" w:oddVBand="0" w:evenVBand="0" w:oddHBand="1" w:evenHBand="0" w:firstRowFirstColumn="0" w:firstRowLastColumn="0" w:lastRowFirstColumn="0" w:lastRowLastColumn="0"/>
              <w:rPr>
                <w:ins w:id="392" w:author="Microsoft Office 用户" w:date="2018-04-15T17:42:00Z"/>
              </w:rPr>
            </w:pPr>
            <w:ins w:id="393" w:author="Microsoft Office 用户" w:date="2018-04-15T17:42:00Z">
              <w:r>
                <w:t>Overall</w:t>
              </w:r>
            </w:ins>
          </w:p>
        </w:tc>
      </w:tr>
    </w:tbl>
    <w:p w14:paraId="3409CDE4" w14:textId="77777777" w:rsidR="00EE7355" w:rsidRDefault="00EE7355" w:rsidP="00EE7355">
      <w:pPr>
        <w:rPr>
          <w:ins w:id="394" w:author="Microsoft Office 用户" w:date="2018-04-15T17:42:00Z"/>
        </w:rPr>
      </w:pPr>
    </w:p>
    <w:p w14:paraId="772C6A68" w14:textId="63AD541A" w:rsidR="00EE7355" w:rsidRDefault="00425493" w:rsidP="00EE7355">
      <w:pPr>
        <w:jc w:val="center"/>
        <w:rPr>
          <w:ins w:id="395" w:author="Microsoft Office 用户" w:date="2018-04-15T17:42:00Z"/>
        </w:rPr>
      </w:pPr>
      <w:ins w:id="396" w:author="Microsoft Office 用户" w:date="2018-04-15T17:42:00Z">
        <w:r>
          <w:t>Table 2: Confusion Matrix for SVM</w:t>
        </w:r>
      </w:ins>
    </w:p>
    <w:p w14:paraId="29C3D656" w14:textId="77777777" w:rsidR="00EE7355" w:rsidRDefault="00EE7355">
      <w:pPr>
        <w:spacing w:line="360" w:lineRule="auto"/>
        <w:jc w:val="center"/>
        <w:rPr>
          <w:ins w:id="397" w:author="Microsoft Office 用户" w:date="2018-04-12T20:58:00Z"/>
          <w:rFonts w:ascii="Times New Roman" w:hAnsi="Times New Roman" w:cs="Times New Roman"/>
          <w:lang w:eastAsia="zh-CN"/>
        </w:rPr>
        <w:pPrChange w:id="398" w:author="Microsoft Office 用户" w:date="2018-04-12T20:57:00Z">
          <w:pPr>
            <w:spacing w:line="360" w:lineRule="auto"/>
          </w:pPr>
        </w:pPrChange>
      </w:pPr>
    </w:p>
    <w:p w14:paraId="3E43F82D" w14:textId="790DCFB7" w:rsidR="00322633" w:rsidRDefault="00322633" w:rsidP="00322633">
      <w:pPr>
        <w:spacing w:line="360" w:lineRule="auto"/>
        <w:rPr>
          <w:ins w:id="399" w:author="Hao, Shengchen" w:date="2018-04-14T20:51:00Z"/>
          <w:rFonts w:ascii="Times New Roman" w:hAnsi="Times New Roman" w:cs="Times New Roman"/>
          <w:b/>
          <w:sz w:val="28"/>
          <w:szCs w:val="28"/>
        </w:rPr>
      </w:pPr>
      <w:ins w:id="400" w:author="Hao, Shengchen" w:date="2018-04-14T20:51:00Z">
        <w:r w:rsidRPr="005B4F57">
          <w:rPr>
            <w:rFonts w:ascii="Times New Roman" w:hAnsi="Times New Roman" w:cs="Times New Roman"/>
            <w:b/>
            <w:sz w:val="28"/>
            <w:szCs w:val="28"/>
          </w:rPr>
          <w:t>SVM</w:t>
        </w:r>
        <w:r>
          <w:rPr>
            <w:rFonts w:ascii="Times New Roman" w:hAnsi="Times New Roman" w:cs="Times New Roman"/>
            <w:b/>
            <w:sz w:val="28"/>
            <w:szCs w:val="28"/>
          </w:rPr>
          <w:t xml:space="preserve"> (Mod</w:t>
        </w:r>
      </w:ins>
      <w:ins w:id="401" w:author="Hao, Shengchen" w:date="2018-04-14T20:52:00Z">
        <w:r>
          <w:rPr>
            <w:rFonts w:ascii="Times New Roman" w:hAnsi="Times New Roman" w:cs="Times New Roman"/>
            <w:b/>
            <w:sz w:val="28"/>
            <w:szCs w:val="28"/>
          </w:rPr>
          <w:t>ified by Hao</w:t>
        </w:r>
      </w:ins>
      <w:ins w:id="402" w:author="Hao, Shengchen" w:date="2018-04-14T20:51:00Z">
        <w:r>
          <w:rPr>
            <w:rFonts w:ascii="Times New Roman" w:hAnsi="Times New Roman" w:cs="Times New Roman"/>
            <w:b/>
            <w:sz w:val="28"/>
            <w:szCs w:val="28"/>
          </w:rPr>
          <w:t>)</w:t>
        </w:r>
      </w:ins>
    </w:p>
    <w:p w14:paraId="5094B2F5" w14:textId="77777777" w:rsidR="00322633" w:rsidRPr="007A1EF5" w:rsidRDefault="00322633" w:rsidP="00322633">
      <w:pPr>
        <w:spacing w:line="360" w:lineRule="auto"/>
        <w:ind w:left="360"/>
        <w:jc w:val="both"/>
        <w:rPr>
          <w:ins w:id="403" w:author="Hao, Shengchen" w:date="2018-04-14T20:51:00Z"/>
          <w:rFonts w:ascii="Times New Roman" w:hAnsi="Times New Roman" w:cs="Times New Roman"/>
        </w:rPr>
      </w:pPr>
      <w:ins w:id="404" w:author="Hao, Shengchen" w:date="2018-04-14T20:51:00Z">
        <w:r w:rsidRPr="004A5E44">
          <w:rPr>
            <w:rFonts w:ascii="Times New Roman" w:hAnsi="Times New Roman" w:cs="Times New Roman"/>
          </w:rPr>
          <w:t xml:space="preserve">The effectiveness of SVM depends on the selection of kernel, the kernel's parameters, and soft margin parameter C. A common choice is a Gaussian kernel, which has a single parameter </w:t>
        </w:r>
        <w:r>
          <w:rPr>
            <w:rFonts w:ascii="Times New Roman" w:hAnsi="Times New Roman" w:cs="Times New Roman"/>
          </w:rPr>
          <w:t>γ</w:t>
        </w:r>
        <w:r w:rsidRPr="004A5E44">
          <w:rPr>
            <w:rFonts w:ascii="Times New Roman" w:hAnsi="Times New Roman" w:cs="Times New Roman"/>
          </w:rPr>
          <w:t xml:space="preserve">. The best combination of C and </w:t>
        </w:r>
        <w:r>
          <w:rPr>
            <w:rFonts w:ascii="Times New Roman" w:hAnsi="Times New Roman" w:cs="Times New Roman"/>
          </w:rPr>
          <w:t xml:space="preserve">γ </w:t>
        </w:r>
        <w:r w:rsidRPr="004A5E44">
          <w:rPr>
            <w:rFonts w:ascii="Times New Roman" w:hAnsi="Times New Roman" w:cs="Times New Roman"/>
          </w:rPr>
          <w:t xml:space="preserve">is often selected by a grid search with exponentially growing sequences of C and </w:t>
        </w:r>
        <w:r>
          <w:rPr>
            <w:rFonts w:ascii="Times New Roman" w:hAnsi="Times New Roman" w:cs="Times New Roman"/>
          </w:rPr>
          <w:t>γ. E</w:t>
        </w:r>
        <w:r w:rsidRPr="004A5E44">
          <w:rPr>
            <w:rFonts w:ascii="Times New Roman" w:hAnsi="Times New Roman" w:cs="Times New Roman"/>
          </w:rPr>
          <w:t>ach combination of parameter choices is checked using cross validation, and the parameters with best cross-validation accuracy are picked.</w:t>
        </w:r>
        <w:r>
          <w:rPr>
            <w:rFonts w:ascii="Times New Roman" w:hAnsi="Times New Roman" w:cs="Times New Roman"/>
          </w:rPr>
          <w:t xml:space="preserve"> We can do this with function </w:t>
        </w:r>
        <w:r w:rsidRPr="007A1EF5">
          <w:rPr>
            <w:rFonts w:ascii="Times New Roman" w:hAnsi="Times New Roman" w:cs="Times New Roman"/>
            <w:i/>
          </w:rPr>
          <w:t>tune</w:t>
        </w:r>
        <w:r>
          <w:rPr>
            <w:rFonts w:ascii="Times New Roman" w:hAnsi="Times New Roman" w:cs="Times New Roman"/>
          </w:rPr>
          <w:t xml:space="preserve"> given a list of C. In figure 1</w:t>
        </w:r>
        <w:r>
          <w:rPr>
            <w:rFonts w:ascii="Times New Roman" w:hAnsi="Times New Roman" w:cs="Times New Roman"/>
            <w:noProof/>
          </w:rPr>
          <w:t xml:space="preserve"> we can see the CV error and test error of SVM using different cost and gamma. The best C is 0.05 and best </w:t>
        </w:r>
        <w:r>
          <w:rPr>
            <w:rFonts w:ascii="Times New Roman" w:hAnsi="Times New Roman" w:cs="Times New Roman"/>
          </w:rPr>
          <w:t xml:space="preserve">γ is </w:t>
        </w:r>
        <w:r w:rsidRPr="007A1EF5">
          <w:rPr>
            <w:rFonts w:ascii="Times New Roman" w:hAnsi="Times New Roman" w:cs="Times New Roman"/>
          </w:rPr>
          <w:t xml:space="preserve">0.135. </w:t>
        </w:r>
      </w:ins>
    </w:p>
    <w:p w14:paraId="73A24E52" w14:textId="77777777" w:rsidR="00322633" w:rsidRPr="00900DE4" w:rsidRDefault="00322633" w:rsidP="00322633">
      <w:pPr>
        <w:spacing w:line="360" w:lineRule="auto"/>
        <w:ind w:left="360"/>
        <w:jc w:val="both"/>
        <w:rPr>
          <w:ins w:id="405" w:author="Hao, Shengchen" w:date="2018-04-14T20:51:00Z"/>
          <w:rFonts w:ascii="Times New Roman" w:hAnsi="Times New Roman" w:cs="Times New Roman"/>
          <w:noProof/>
        </w:rPr>
      </w:pPr>
      <w:ins w:id="406" w:author="Hao, Shengchen" w:date="2018-04-14T20:51:00Z">
        <w:r>
          <w:rPr>
            <w:rFonts w:ascii="Times New Roman" w:hAnsi="Times New Roman" w:cs="Times New Roman"/>
            <w:noProof/>
          </w:rPr>
          <w:lastRenderedPageBreak/>
          <w:t xml:space="preserve">With the parameters tunned we can conduct classfication. The test error are shown in Table 1. The Type I error is slightly larger than random forest, but Type II error is significantly lower than random forest. So SVM made less mistake in predicting raining days compare to random forest. This could partly be explained by the fact that this isn’t a linearly separable case. </w:t>
        </w:r>
      </w:ins>
    </w:p>
    <w:p w14:paraId="34A3A084" w14:textId="77777777" w:rsidR="00322633" w:rsidRPr="005B4F57" w:rsidRDefault="00322633" w:rsidP="00322633">
      <w:pPr>
        <w:spacing w:line="360" w:lineRule="auto"/>
        <w:rPr>
          <w:ins w:id="407" w:author="Hao, Shengchen" w:date="2018-04-14T20:51:00Z"/>
          <w:rFonts w:ascii="Times New Roman" w:hAnsi="Times New Roman" w:cs="Times New Roman"/>
          <w:b/>
          <w:sz w:val="28"/>
          <w:szCs w:val="28"/>
        </w:rPr>
      </w:pPr>
    </w:p>
    <w:p w14:paraId="0451C432" w14:textId="77777777" w:rsidR="00322633" w:rsidRDefault="00322633" w:rsidP="00322633">
      <w:pPr>
        <w:spacing w:line="360" w:lineRule="auto"/>
        <w:ind w:left="360"/>
        <w:jc w:val="both"/>
        <w:rPr>
          <w:ins w:id="408" w:author="Hao, Shengchen" w:date="2018-04-14T20:51:00Z"/>
          <w:rFonts w:ascii="Times New Roman" w:hAnsi="Times New Roman" w:cs="Times New Roman"/>
        </w:rPr>
      </w:pPr>
    </w:p>
    <w:p w14:paraId="4FE05647" w14:textId="77777777" w:rsidR="00322633" w:rsidRPr="00900DE4" w:rsidRDefault="00322633" w:rsidP="00322633">
      <w:pPr>
        <w:spacing w:line="360" w:lineRule="auto"/>
        <w:ind w:left="360"/>
        <w:jc w:val="center"/>
        <w:rPr>
          <w:ins w:id="409" w:author="Hao, Shengchen" w:date="2018-04-14T20:51:00Z"/>
          <w:rFonts w:ascii="Times New Roman" w:hAnsi="Times New Roman" w:cs="Times New Roman"/>
        </w:rPr>
      </w:pPr>
      <w:ins w:id="410" w:author="Hao, Shengchen" w:date="2018-04-14T20:51:00Z">
        <w:r>
          <w:rPr>
            <w:rFonts w:ascii="Times New Roman" w:hAnsi="Times New Roman" w:cs="Times New Roman"/>
            <w:noProof/>
            <w:lang w:eastAsia="zh-CN"/>
            <w:rPrChange w:id="411" w:author="Unknown">
              <w:rPr>
                <w:noProof/>
                <w:lang w:eastAsia="zh-CN"/>
              </w:rPr>
            </w:rPrChange>
          </w:rPr>
          <w:drawing>
            <wp:inline distT="0" distB="0" distL="0" distR="0" wp14:anchorId="37652310" wp14:editId="3DFEE8B7">
              <wp:extent cx="6043965" cy="3667125"/>
              <wp:effectExtent l="0" t="0" r="0" b="0"/>
              <wp:docPr id="11" name="Picture 11" descr="C:\Users\zetan\AppData\Local\Microsoft\Windows\INetCache\Content.Word\tuning parame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etan\AppData\Local\Microsoft\Windows\INetCache\Content.Word\tuning paramet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5310" cy="3674009"/>
                      </a:xfrm>
                      <a:prstGeom prst="rect">
                        <a:avLst/>
                      </a:prstGeom>
                      <a:noFill/>
                      <a:ln>
                        <a:noFill/>
                      </a:ln>
                    </pic:spPr>
                  </pic:pic>
                </a:graphicData>
              </a:graphic>
            </wp:inline>
          </w:drawing>
        </w:r>
      </w:ins>
    </w:p>
    <w:p w14:paraId="6C5AD0C2" w14:textId="77777777" w:rsidR="00322633" w:rsidRPr="00C95FA1" w:rsidRDefault="00322633" w:rsidP="00322633">
      <w:pPr>
        <w:jc w:val="center"/>
        <w:rPr>
          <w:ins w:id="412" w:author="Hao, Shengchen" w:date="2018-04-14T20:51:00Z"/>
          <w:b/>
        </w:rPr>
      </w:pPr>
      <w:ins w:id="413" w:author="Hao, Shengchen" w:date="2018-04-14T20:51:00Z">
        <w:r w:rsidRPr="00C95FA1">
          <w:rPr>
            <w:b/>
          </w:rPr>
          <w:t>Confusion Matrix</w:t>
        </w:r>
      </w:ins>
    </w:p>
    <w:tbl>
      <w:tblPr>
        <w:tblStyle w:val="2"/>
        <w:tblW w:w="0" w:type="auto"/>
        <w:jc w:val="center"/>
        <w:tblLook w:val="04A0" w:firstRow="1" w:lastRow="0" w:firstColumn="1" w:lastColumn="0" w:noHBand="0" w:noVBand="1"/>
      </w:tblPr>
      <w:tblGrid>
        <w:gridCol w:w="1543"/>
        <w:gridCol w:w="1513"/>
        <w:gridCol w:w="1524"/>
        <w:gridCol w:w="1515"/>
        <w:gridCol w:w="1401"/>
      </w:tblGrid>
      <w:tr w:rsidR="00322633" w14:paraId="282EBF7D" w14:textId="77777777" w:rsidTr="007A1EF5">
        <w:trPr>
          <w:cnfStyle w:val="100000000000" w:firstRow="1" w:lastRow="0" w:firstColumn="0" w:lastColumn="0" w:oddVBand="0" w:evenVBand="0" w:oddHBand="0" w:evenHBand="0" w:firstRowFirstColumn="0" w:firstRowLastColumn="0" w:lastRowFirstColumn="0" w:lastRowLastColumn="0"/>
          <w:trHeight w:val="488"/>
          <w:jc w:val="center"/>
          <w:ins w:id="414" w:author="Hao, Shengchen" w:date="2018-04-14T20:51:00Z"/>
        </w:trPr>
        <w:tc>
          <w:tcPr>
            <w:cnfStyle w:val="001000000000" w:firstRow="0" w:lastRow="0" w:firstColumn="1" w:lastColumn="0" w:oddVBand="0" w:evenVBand="0" w:oddHBand="0" w:evenHBand="0" w:firstRowFirstColumn="0" w:firstRowLastColumn="0" w:lastRowFirstColumn="0" w:lastRowLastColumn="0"/>
            <w:tcW w:w="1543" w:type="dxa"/>
          </w:tcPr>
          <w:p w14:paraId="7307A30D" w14:textId="77777777" w:rsidR="00322633" w:rsidRDefault="00322633" w:rsidP="007A1EF5">
            <w:pPr>
              <w:jc w:val="center"/>
              <w:rPr>
                <w:ins w:id="415" w:author="Hao, Shengchen" w:date="2018-04-14T20:51:00Z"/>
              </w:rPr>
            </w:pPr>
          </w:p>
        </w:tc>
        <w:tc>
          <w:tcPr>
            <w:tcW w:w="1513" w:type="dxa"/>
          </w:tcPr>
          <w:p w14:paraId="07071E3D" w14:textId="77777777" w:rsidR="00322633" w:rsidRDefault="00322633" w:rsidP="007A1EF5">
            <w:pPr>
              <w:jc w:val="center"/>
              <w:cnfStyle w:val="100000000000" w:firstRow="1" w:lastRow="0" w:firstColumn="0" w:lastColumn="0" w:oddVBand="0" w:evenVBand="0" w:oddHBand="0" w:evenHBand="0" w:firstRowFirstColumn="0" w:firstRowLastColumn="0" w:lastRowFirstColumn="0" w:lastRowLastColumn="0"/>
              <w:rPr>
                <w:ins w:id="416" w:author="Hao, Shengchen" w:date="2018-04-14T20:51:00Z"/>
              </w:rPr>
            </w:pPr>
          </w:p>
        </w:tc>
        <w:tc>
          <w:tcPr>
            <w:tcW w:w="3039" w:type="dxa"/>
            <w:gridSpan w:val="2"/>
          </w:tcPr>
          <w:p w14:paraId="371FCF05" w14:textId="77777777" w:rsidR="00322633" w:rsidRDefault="00322633" w:rsidP="007A1EF5">
            <w:pPr>
              <w:jc w:val="center"/>
              <w:cnfStyle w:val="100000000000" w:firstRow="1" w:lastRow="0" w:firstColumn="0" w:lastColumn="0" w:oddVBand="0" w:evenVBand="0" w:oddHBand="0" w:evenHBand="0" w:firstRowFirstColumn="0" w:firstRowLastColumn="0" w:lastRowFirstColumn="0" w:lastRowLastColumn="0"/>
              <w:rPr>
                <w:ins w:id="417" w:author="Hao, Shengchen" w:date="2018-04-14T20:51:00Z"/>
              </w:rPr>
            </w:pPr>
            <w:ins w:id="418" w:author="Hao, Shengchen" w:date="2018-04-14T20:51:00Z">
              <w:r>
                <w:t>True condition</w:t>
              </w:r>
            </w:ins>
          </w:p>
        </w:tc>
        <w:tc>
          <w:tcPr>
            <w:tcW w:w="1401" w:type="dxa"/>
          </w:tcPr>
          <w:p w14:paraId="5A55C9E2" w14:textId="77777777" w:rsidR="00322633" w:rsidRDefault="00322633" w:rsidP="007A1EF5">
            <w:pPr>
              <w:jc w:val="center"/>
              <w:cnfStyle w:val="100000000000" w:firstRow="1" w:lastRow="0" w:firstColumn="0" w:lastColumn="0" w:oddVBand="0" w:evenVBand="0" w:oddHBand="0" w:evenHBand="0" w:firstRowFirstColumn="0" w:firstRowLastColumn="0" w:lastRowFirstColumn="0" w:lastRowLastColumn="0"/>
              <w:rPr>
                <w:ins w:id="419" w:author="Hao, Shengchen" w:date="2018-04-14T20:51:00Z"/>
              </w:rPr>
            </w:pPr>
          </w:p>
        </w:tc>
      </w:tr>
      <w:tr w:rsidR="00322633" w14:paraId="1FDDD109" w14:textId="77777777" w:rsidTr="007A1EF5">
        <w:trPr>
          <w:cnfStyle w:val="000000100000" w:firstRow="0" w:lastRow="0" w:firstColumn="0" w:lastColumn="0" w:oddVBand="0" w:evenVBand="0" w:oddHBand="1" w:evenHBand="0" w:firstRowFirstColumn="0" w:firstRowLastColumn="0" w:lastRowFirstColumn="0" w:lastRowLastColumn="0"/>
          <w:trHeight w:val="460"/>
          <w:jc w:val="center"/>
          <w:ins w:id="420" w:author="Hao, Shengchen" w:date="2018-04-14T20:51:00Z"/>
        </w:trPr>
        <w:tc>
          <w:tcPr>
            <w:cnfStyle w:val="001000000000" w:firstRow="0" w:lastRow="0" w:firstColumn="1" w:lastColumn="0" w:oddVBand="0" w:evenVBand="0" w:oddHBand="0" w:evenHBand="0" w:firstRowFirstColumn="0" w:firstRowLastColumn="0" w:lastRowFirstColumn="0" w:lastRowLastColumn="0"/>
            <w:tcW w:w="1543" w:type="dxa"/>
          </w:tcPr>
          <w:p w14:paraId="2474F6D4" w14:textId="77777777" w:rsidR="00322633" w:rsidRDefault="00322633" w:rsidP="007A1EF5">
            <w:pPr>
              <w:jc w:val="center"/>
              <w:rPr>
                <w:ins w:id="421" w:author="Hao, Shengchen" w:date="2018-04-14T20:51:00Z"/>
              </w:rPr>
            </w:pPr>
          </w:p>
        </w:tc>
        <w:tc>
          <w:tcPr>
            <w:tcW w:w="1513" w:type="dxa"/>
          </w:tcPr>
          <w:p w14:paraId="362DE361" w14:textId="77777777" w:rsidR="00322633" w:rsidRDefault="00322633" w:rsidP="007A1EF5">
            <w:pPr>
              <w:jc w:val="center"/>
              <w:cnfStyle w:val="000000100000" w:firstRow="0" w:lastRow="0" w:firstColumn="0" w:lastColumn="0" w:oddVBand="0" w:evenVBand="0" w:oddHBand="1" w:evenHBand="0" w:firstRowFirstColumn="0" w:firstRowLastColumn="0" w:lastRowFirstColumn="0" w:lastRowLastColumn="0"/>
              <w:rPr>
                <w:ins w:id="422" w:author="Hao, Shengchen" w:date="2018-04-14T20:51:00Z"/>
              </w:rPr>
            </w:pPr>
          </w:p>
        </w:tc>
        <w:tc>
          <w:tcPr>
            <w:tcW w:w="1524" w:type="dxa"/>
          </w:tcPr>
          <w:p w14:paraId="1978DB34" w14:textId="77777777" w:rsidR="00322633" w:rsidRDefault="00322633" w:rsidP="007A1EF5">
            <w:pPr>
              <w:jc w:val="center"/>
              <w:cnfStyle w:val="000000100000" w:firstRow="0" w:lastRow="0" w:firstColumn="0" w:lastColumn="0" w:oddVBand="0" w:evenVBand="0" w:oddHBand="1" w:evenHBand="0" w:firstRowFirstColumn="0" w:firstRowLastColumn="0" w:lastRowFirstColumn="0" w:lastRowLastColumn="0"/>
              <w:rPr>
                <w:ins w:id="423" w:author="Hao, Shengchen" w:date="2018-04-14T20:51:00Z"/>
              </w:rPr>
            </w:pPr>
            <w:ins w:id="424" w:author="Hao, Shengchen" w:date="2018-04-14T20:51:00Z">
              <w:r>
                <w:t>N</w:t>
              </w:r>
              <w:r>
                <w:rPr>
                  <w:rFonts w:hint="eastAsia"/>
                </w:rPr>
                <w:t>on</w:t>
              </w:r>
              <w:r>
                <w:t>-rain</w:t>
              </w:r>
            </w:ins>
          </w:p>
        </w:tc>
        <w:tc>
          <w:tcPr>
            <w:tcW w:w="1515" w:type="dxa"/>
          </w:tcPr>
          <w:p w14:paraId="4C7E20FF" w14:textId="77777777" w:rsidR="00322633" w:rsidRDefault="00322633" w:rsidP="007A1EF5">
            <w:pPr>
              <w:jc w:val="center"/>
              <w:cnfStyle w:val="000000100000" w:firstRow="0" w:lastRow="0" w:firstColumn="0" w:lastColumn="0" w:oddVBand="0" w:evenVBand="0" w:oddHBand="1" w:evenHBand="0" w:firstRowFirstColumn="0" w:firstRowLastColumn="0" w:lastRowFirstColumn="0" w:lastRowLastColumn="0"/>
              <w:rPr>
                <w:ins w:id="425" w:author="Hao, Shengchen" w:date="2018-04-14T20:51:00Z"/>
              </w:rPr>
            </w:pPr>
            <w:ins w:id="426" w:author="Hao, Shengchen" w:date="2018-04-14T20:51:00Z">
              <w:r>
                <w:t>Rain</w:t>
              </w:r>
            </w:ins>
          </w:p>
        </w:tc>
        <w:tc>
          <w:tcPr>
            <w:tcW w:w="1401" w:type="dxa"/>
            <w:vMerge w:val="restart"/>
          </w:tcPr>
          <w:p w14:paraId="1DC4BEF0" w14:textId="77777777" w:rsidR="00322633" w:rsidRDefault="00322633" w:rsidP="007A1EF5">
            <w:pPr>
              <w:jc w:val="center"/>
              <w:cnfStyle w:val="000000100000" w:firstRow="0" w:lastRow="0" w:firstColumn="0" w:lastColumn="0" w:oddVBand="0" w:evenVBand="0" w:oddHBand="1" w:evenHBand="0" w:firstRowFirstColumn="0" w:firstRowLastColumn="0" w:lastRowFirstColumn="0" w:lastRowLastColumn="0"/>
              <w:rPr>
                <w:ins w:id="427" w:author="Hao, Shengchen" w:date="2018-04-14T20:51:00Z"/>
              </w:rPr>
            </w:pPr>
          </w:p>
        </w:tc>
      </w:tr>
      <w:tr w:rsidR="00322633" w14:paraId="5B59AB92" w14:textId="77777777" w:rsidTr="007A1EF5">
        <w:trPr>
          <w:trHeight w:val="488"/>
          <w:jc w:val="center"/>
          <w:ins w:id="428" w:author="Hao, Shengchen" w:date="2018-04-14T20:51:00Z"/>
        </w:trPr>
        <w:tc>
          <w:tcPr>
            <w:cnfStyle w:val="001000000000" w:firstRow="0" w:lastRow="0" w:firstColumn="1" w:lastColumn="0" w:oddVBand="0" w:evenVBand="0" w:oddHBand="0" w:evenHBand="0" w:firstRowFirstColumn="0" w:firstRowLastColumn="0" w:lastRowFirstColumn="0" w:lastRowLastColumn="0"/>
            <w:tcW w:w="1543" w:type="dxa"/>
            <w:vMerge w:val="restart"/>
          </w:tcPr>
          <w:p w14:paraId="1BA90390" w14:textId="77777777" w:rsidR="00322633" w:rsidRDefault="00322633" w:rsidP="007A1EF5">
            <w:pPr>
              <w:jc w:val="center"/>
              <w:rPr>
                <w:ins w:id="429" w:author="Hao, Shengchen" w:date="2018-04-14T20:51:00Z"/>
              </w:rPr>
            </w:pPr>
            <w:ins w:id="430" w:author="Hao, Shengchen" w:date="2018-04-14T20:51:00Z">
              <w:r>
                <w:t>Prediction</w:t>
              </w:r>
            </w:ins>
          </w:p>
        </w:tc>
        <w:tc>
          <w:tcPr>
            <w:tcW w:w="1513" w:type="dxa"/>
          </w:tcPr>
          <w:p w14:paraId="3DFA751E" w14:textId="77777777" w:rsidR="00322633" w:rsidRDefault="00322633" w:rsidP="007A1EF5">
            <w:pPr>
              <w:jc w:val="center"/>
              <w:cnfStyle w:val="000000000000" w:firstRow="0" w:lastRow="0" w:firstColumn="0" w:lastColumn="0" w:oddVBand="0" w:evenVBand="0" w:oddHBand="0" w:evenHBand="0" w:firstRowFirstColumn="0" w:firstRowLastColumn="0" w:lastRowFirstColumn="0" w:lastRowLastColumn="0"/>
              <w:rPr>
                <w:ins w:id="431" w:author="Hao, Shengchen" w:date="2018-04-14T20:51:00Z"/>
              </w:rPr>
            </w:pPr>
            <w:ins w:id="432" w:author="Hao, Shengchen" w:date="2018-04-14T20:51:00Z">
              <w:r>
                <w:t>Non-rain</w:t>
              </w:r>
            </w:ins>
          </w:p>
        </w:tc>
        <w:tc>
          <w:tcPr>
            <w:tcW w:w="1524" w:type="dxa"/>
          </w:tcPr>
          <w:p w14:paraId="4C6BD684" w14:textId="77777777" w:rsidR="00322633" w:rsidRDefault="00322633" w:rsidP="007A1EF5">
            <w:pPr>
              <w:jc w:val="center"/>
              <w:cnfStyle w:val="000000000000" w:firstRow="0" w:lastRow="0" w:firstColumn="0" w:lastColumn="0" w:oddVBand="0" w:evenVBand="0" w:oddHBand="0" w:evenHBand="0" w:firstRowFirstColumn="0" w:firstRowLastColumn="0" w:lastRowFirstColumn="0" w:lastRowLastColumn="0"/>
              <w:rPr>
                <w:ins w:id="433" w:author="Hao, Shengchen" w:date="2018-04-14T20:51:00Z"/>
              </w:rPr>
            </w:pPr>
            <w:ins w:id="434" w:author="Hao, Shengchen" w:date="2018-04-14T20:51:00Z">
              <w:r>
                <w:t>326</w:t>
              </w:r>
            </w:ins>
          </w:p>
        </w:tc>
        <w:tc>
          <w:tcPr>
            <w:tcW w:w="1515" w:type="dxa"/>
          </w:tcPr>
          <w:p w14:paraId="60115EE4" w14:textId="77777777" w:rsidR="00322633" w:rsidRDefault="00322633" w:rsidP="007A1EF5">
            <w:pPr>
              <w:jc w:val="center"/>
              <w:cnfStyle w:val="000000000000" w:firstRow="0" w:lastRow="0" w:firstColumn="0" w:lastColumn="0" w:oddVBand="0" w:evenVBand="0" w:oddHBand="0" w:evenHBand="0" w:firstRowFirstColumn="0" w:firstRowLastColumn="0" w:lastRowFirstColumn="0" w:lastRowLastColumn="0"/>
              <w:rPr>
                <w:ins w:id="435" w:author="Hao, Shengchen" w:date="2018-04-14T20:51:00Z"/>
              </w:rPr>
            </w:pPr>
            <w:ins w:id="436" w:author="Hao, Shengchen" w:date="2018-04-14T20:51:00Z">
              <w:r>
                <w:t>47</w:t>
              </w:r>
            </w:ins>
          </w:p>
        </w:tc>
        <w:tc>
          <w:tcPr>
            <w:tcW w:w="1401" w:type="dxa"/>
            <w:vMerge/>
          </w:tcPr>
          <w:p w14:paraId="157241F9" w14:textId="77777777" w:rsidR="00322633" w:rsidRDefault="00322633" w:rsidP="007A1EF5">
            <w:pPr>
              <w:jc w:val="center"/>
              <w:cnfStyle w:val="000000000000" w:firstRow="0" w:lastRow="0" w:firstColumn="0" w:lastColumn="0" w:oddVBand="0" w:evenVBand="0" w:oddHBand="0" w:evenHBand="0" w:firstRowFirstColumn="0" w:firstRowLastColumn="0" w:lastRowFirstColumn="0" w:lastRowLastColumn="0"/>
              <w:rPr>
                <w:ins w:id="437" w:author="Hao, Shengchen" w:date="2018-04-14T20:51:00Z"/>
              </w:rPr>
            </w:pPr>
          </w:p>
        </w:tc>
      </w:tr>
      <w:tr w:rsidR="00322633" w14:paraId="40038585" w14:textId="77777777" w:rsidTr="007A1EF5">
        <w:trPr>
          <w:cnfStyle w:val="000000100000" w:firstRow="0" w:lastRow="0" w:firstColumn="0" w:lastColumn="0" w:oddVBand="0" w:evenVBand="0" w:oddHBand="1" w:evenHBand="0" w:firstRowFirstColumn="0" w:firstRowLastColumn="0" w:lastRowFirstColumn="0" w:lastRowLastColumn="0"/>
          <w:trHeight w:val="488"/>
          <w:jc w:val="center"/>
          <w:ins w:id="438" w:author="Hao, Shengchen" w:date="2018-04-14T20:51:00Z"/>
        </w:trPr>
        <w:tc>
          <w:tcPr>
            <w:cnfStyle w:val="001000000000" w:firstRow="0" w:lastRow="0" w:firstColumn="1" w:lastColumn="0" w:oddVBand="0" w:evenVBand="0" w:oddHBand="0" w:evenHBand="0" w:firstRowFirstColumn="0" w:firstRowLastColumn="0" w:lastRowFirstColumn="0" w:lastRowLastColumn="0"/>
            <w:tcW w:w="1543" w:type="dxa"/>
            <w:vMerge/>
          </w:tcPr>
          <w:p w14:paraId="1A17F022" w14:textId="77777777" w:rsidR="00322633" w:rsidRDefault="00322633" w:rsidP="007A1EF5">
            <w:pPr>
              <w:jc w:val="center"/>
              <w:rPr>
                <w:ins w:id="439" w:author="Hao, Shengchen" w:date="2018-04-14T20:51:00Z"/>
              </w:rPr>
            </w:pPr>
          </w:p>
        </w:tc>
        <w:tc>
          <w:tcPr>
            <w:tcW w:w="1513" w:type="dxa"/>
          </w:tcPr>
          <w:p w14:paraId="23641801" w14:textId="77777777" w:rsidR="00322633" w:rsidRDefault="00322633" w:rsidP="007A1EF5">
            <w:pPr>
              <w:jc w:val="center"/>
              <w:cnfStyle w:val="000000100000" w:firstRow="0" w:lastRow="0" w:firstColumn="0" w:lastColumn="0" w:oddVBand="0" w:evenVBand="0" w:oddHBand="1" w:evenHBand="0" w:firstRowFirstColumn="0" w:firstRowLastColumn="0" w:lastRowFirstColumn="0" w:lastRowLastColumn="0"/>
              <w:rPr>
                <w:ins w:id="440" w:author="Hao, Shengchen" w:date="2018-04-14T20:51:00Z"/>
              </w:rPr>
            </w:pPr>
            <w:ins w:id="441" w:author="Hao, Shengchen" w:date="2018-04-14T20:51:00Z">
              <w:r>
                <w:t>Rain</w:t>
              </w:r>
            </w:ins>
          </w:p>
        </w:tc>
        <w:tc>
          <w:tcPr>
            <w:tcW w:w="1524" w:type="dxa"/>
          </w:tcPr>
          <w:p w14:paraId="51F9950F" w14:textId="77777777" w:rsidR="00322633" w:rsidRDefault="00322633" w:rsidP="007A1EF5">
            <w:pPr>
              <w:jc w:val="center"/>
              <w:cnfStyle w:val="000000100000" w:firstRow="0" w:lastRow="0" w:firstColumn="0" w:lastColumn="0" w:oddVBand="0" w:evenVBand="0" w:oddHBand="1" w:evenHBand="0" w:firstRowFirstColumn="0" w:firstRowLastColumn="0" w:lastRowFirstColumn="0" w:lastRowLastColumn="0"/>
              <w:rPr>
                <w:ins w:id="442" w:author="Hao, Shengchen" w:date="2018-04-14T20:51:00Z"/>
              </w:rPr>
            </w:pPr>
            <w:ins w:id="443" w:author="Hao, Shengchen" w:date="2018-04-14T20:51:00Z">
              <w:r>
                <w:t>54</w:t>
              </w:r>
            </w:ins>
          </w:p>
        </w:tc>
        <w:tc>
          <w:tcPr>
            <w:tcW w:w="1515" w:type="dxa"/>
          </w:tcPr>
          <w:p w14:paraId="6ED85137" w14:textId="77777777" w:rsidR="00322633" w:rsidRDefault="00322633" w:rsidP="007A1EF5">
            <w:pPr>
              <w:jc w:val="center"/>
              <w:cnfStyle w:val="000000100000" w:firstRow="0" w:lastRow="0" w:firstColumn="0" w:lastColumn="0" w:oddVBand="0" w:evenVBand="0" w:oddHBand="1" w:evenHBand="0" w:firstRowFirstColumn="0" w:firstRowLastColumn="0" w:lastRowFirstColumn="0" w:lastRowLastColumn="0"/>
              <w:rPr>
                <w:ins w:id="444" w:author="Hao, Shengchen" w:date="2018-04-14T20:51:00Z"/>
              </w:rPr>
            </w:pPr>
            <w:ins w:id="445" w:author="Hao, Shengchen" w:date="2018-04-14T20:51:00Z">
              <w:r>
                <w:t>231</w:t>
              </w:r>
            </w:ins>
          </w:p>
        </w:tc>
        <w:tc>
          <w:tcPr>
            <w:tcW w:w="1401" w:type="dxa"/>
            <w:vMerge/>
          </w:tcPr>
          <w:p w14:paraId="7BB092FA" w14:textId="77777777" w:rsidR="00322633" w:rsidRDefault="00322633" w:rsidP="007A1EF5">
            <w:pPr>
              <w:jc w:val="center"/>
              <w:cnfStyle w:val="000000100000" w:firstRow="0" w:lastRow="0" w:firstColumn="0" w:lastColumn="0" w:oddVBand="0" w:evenVBand="0" w:oddHBand="1" w:evenHBand="0" w:firstRowFirstColumn="0" w:firstRowLastColumn="0" w:lastRowFirstColumn="0" w:lastRowLastColumn="0"/>
              <w:rPr>
                <w:ins w:id="446" w:author="Hao, Shengchen" w:date="2018-04-14T20:51:00Z"/>
              </w:rPr>
            </w:pPr>
          </w:p>
        </w:tc>
      </w:tr>
      <w:tr w:rsidR="00322633" w14:paraId="3660CE02" w14:textId="77777777" w:rsidTr="007A1EF5">
        <w:trPr>
          <w:trHeight w:val="488"/>
          <w:jc w:val="center"/>
          <w:ins w:id="447" w:author="Hao, Shengchen" w:date="2018-04-14T20:51:00Z"/>
        </w:trPr>
        <w:tc>
          <w:tcPr>
            <w:cnfStyle w:val="001000000000" w:firstRow="0" w:lastRow="0" w:firstColumn="1" w:lastColumn="0" w:oddVBand="0" w:evenVBand="0" w:oddHBand="0" w:evenHBand="0" w:firstRowFirstColumn="0" w:firstRowLastColumn="0" w:lastRowFirstColumn="0" w:lastRowLastColumn="0"/>
            <w:tcW w:w="1543" w:type="dxa"/>
            <w:vMerge w:val="restart"/>
          </w:tcPr>
          <w:p w14:paraId="62260D2A" w14:textId="77777777" w:rsidR="00322633" w:rsidRDefault="00322633" w:rsidP="007A1EF5">
            <w:pPr>
              <w:jc w:val="center"/>
              <w:rPr>
                <w:ins w:id="448" w:author="Hao, Shengchen" w:date="2018-04-14T20:51:00Z"/>
              </w:rPr>
            </w:pPr>
          </w:p>
        </w:tc>
        <w:tc>
          <w:tcPr>
            <w:tcW w:w="1513" w:type="dxa"/>
          </w:tcPr>
          <w:p w14:paraId="68D3F9E5" w14:textId="77777777" w:rsidR="00322633" w:rsidRDefault="00322633" w:rsidP="007A1EF5">
            <w:pPr>
              <w:jc w:val="center"/>
              <w:cnfStyle w:val="000000000000" w:firstRow="0" w:lastRow="0" w:firstColumn="0" w:lastColumn="0" w:oddVBand="0" w:evenVBand="0" w:oddHBand="0" w:evenHBand="0" w:firstRowFirstColumn="0" w:firstRowLastColumn="0" w:lastRowFirstColumn="0" w:lastRowLastColumn="0"/>
              <w:rPr>
                <w:ins w:id="449" w:author="Hao, Shengchen" w:date="2018-04-14T20:51:00Z"/>
              </w:rPr>
            </w:pPr>
            <w:ins w:id="450" w:author="Hao, Shengchen" w:date="2018-04-14T20:51:00Z">
              <w:r>
                <w:t>Error rate</w:t>
              </w:r>
            </w:ins>
          </w:p>
        </w:tc>
        <w:tc>
          <w:tcPr>
            <w:tcW w:w="1524" w:type="dxa"/>
          </w:tcPr>
          <w:p w14:paraId="2726A6C7" w14:textId="77777777" w:rsidR="00322633" w:rsidRDefault="00322633" w:rsidP="007A1EF5">
            <w:pPr>
              <w:jc w:val="center"/>
              <w:cnfStyle w:val="000000000000" w:firstRow="0" w:lastRow="0" w:firstColumn="0" w:lastColumn="0" w:oddVBand="0" w:evenVBand="0" w:oddHBand="0" w:evenHBand="0" w:firstRowFirstColumn="0" w:firstRowLastColumn="0" w:lastRowFirstColumn="0" w:lastRowLastColumn="0"/>
              <w:rPr>
                <w:ins w:id="451" w:author="Hao, Shengchen" w:date="2018-04-14T20:51:00Z"/>
              </w:rPr>
            </w:pPr>
            <w:ins w:id="452" w:author="Hao, Shengchen" w:date="2018-04-14T20:51:00Z">
              <w:r>
                <w:t>0.142</w:t>
              </w:r>
            </w:ins>
          </w:p>
        </w:tc>
        <w:tc>
          <w:tcPr>
            <w:tcW w:w="1515" w:type="dxa"/>
          </w:tcPr>
          <w:p w14:paraId="10D8D8F1" w14:textId="77777777" w:rsidR="00322633" w:rsidRDefault="00322633" w:rsidP="007A1EF5">
            <w:pPr>
              <w:jc w:val="center"/>
              <w:cnfStyle w:val="000000000000" w:firstRow="0" w:lastRow="0" w:firstColumn="0" w:lastColumn="0" w:oddVBand="0" w:evenVBand="0" w:oddHBand="0" w:evenHBand="0" w:firstRowFirstColumn="0" w:firstRowLastColumn="0" w:lastRowFirstColumn="0" w:lastRowLastColumn="0"/>
              <w:rPr>
                <w:ins w:id="453" w:author="Hao, Shengchen" w:date="2018-04-14T20:51:00Z"/>
              </w:rPr>
            </w:pPr>
            <w:ins w:id="454" w:author="Hao, Shengchen" w:date="2018-04-14T20:51:00Z">
              <w:r>
                <w:t>0.169</w:t>
              </w:r>
            </w:ins>
          </w:p>
        </w:tc>
        <w:tc>
          <w:tcPr>
            <w:tcW w:w="1401" w:type="dxa"/>
          </w:tcPr>
          <w:p w14:paraId="6A075550" w14:textId="77777777" w:rsidR="00322633" w:rsidRDefault="00322633" w:rsidP="007A1EF5">
            <w:pPr>
              <w:jc w:val="center"/>
              <w:cnfStyle w:val="000000000000" w:firstRow="0" w:lastRow="0" w:firstColumn="0" w:lastColumn="0" w:oddVBand="0" w:evenVBand="0" w:oddHBand="0" w:evenHBand="0" w:firstRowFirstColumn="0" w:firstRowLastColumn="0" w:lastRowFirstColumn="0" w:lastRowLastColumn="0"/>
              <w:rPr>
                <w:ins w:id="455" w:author="Hao, Shengchen" w:date="2018-04-14T20:51:00Z"/>
              </w:rPr>
            </w:pPr>
            <w:ins w:id="456" w:author="Hao, Shengchen" w:date="2018-04-14T20:51:00Z">
              <w:r w:rsidRPr="005F4460">
                <w:t>0.1</w:t>
              </w:r>
              <w:r>
                <w:t>535</w:t>
              </w:r>
            </w:ins>
          </w:p>
        </w:tc>
      </w:tr>
      <w:tr w:rsidR="00322633" w14:paraId="049D1B5F" w14:textId="77777777" w:rsidTr="007A1EF5">
        <w:trPr>
          <w:cnfStyle w:val="000000100000" w:firstRow="0" w:lastRow="0" w:firstColumn="0" w:lastColumn="0" w:oddVBand="0" w:evenVBand="0" w:oddHBand="1" w:evenHBand="0" w:firstRowFirstColumn="0" w:firstRowLastColumn="0" w:lastRowFirstColumn="0" w:lastRowLastColumn="0"/>
          <w:trHeight w:val="488"/>
          <w:jc w:val="center"/>
          <w:ins w:id="457" w:author="Hao, Shengchen" w:date="2018-04-14T20:51:00Z"/>
        </w:trPr>
        <w:tc>
          <w:tcPr>
            <w:cnfStyle w:val="001000000000" w:firstRow="0" w:lastRow="0" w:firstColumn="1" w:lastColumn="0" w:oddVBand="0" w:evenVBand="0" w:oddHBand="0" w:evenHBand="0" w:firstRowFirstColumn="0" w:firstRowLastColumn="0" w:lastRowFirstColumn="0" w:lastRowLastColumn="0"/>
            <w:tcW w:w="1543" w:type="dxa"/>
            <w:vMerge/>
          </w:tcPr>
          <w:p w14:paraId="3ACBE470" w14:textId="77777777" w:rsidR="00322633" w:rsidRDefault="00322633" w:rsidP="007A1EF5">
            <w:pPr>
              <w:jc w:val="center"/>
              <w:rPr>
                <w:ins w:id="458" w:author="Hao, Shengchen" w:date="2018-04-14T20:51:00Z"/>
              </w:rPr>
            </w:pPr>
          </w:p>
        </w:tc>
        <w:tc>
          <w:tcPr>
            <w:tcW w:w="1513" w:type="dxa"/>
          </w:tcPr>
          <w:p w14:paraId="3B0781FE" w14:textId="77777777" w:rsidR="00322633" w:rsidRDefault="00322633" w:rsidP="007A1EF5">
            <w:pPr>
              <w:jc w:val="center"/>
              <w:cnfStyle w:val="000000100000" w:firstRow="0" w:lastRow="0" w:firstColumn="0" w:lastColumn="0" w:oddVBand="0" w:evenVBand="0" w:oddHBand="1" w:evenHBand="0" w:firstRowFirstColumn="0" w:firstRowLastColumn="0" w:lastRowFirstColumn="0" w:lastRowLastColumn="0"/>
              <w:rPr>
                <w:ins w:id="459" w:author="Hao, Shengchen" w:date="2018-04-14T20:51:00Z"/>
              </w:rPr>
            </w:pPr>
          </w:p>
        </w:tc>
        <w:tc>
          <w:tcPr>
            <w:tcW w:w="1524" w:type="dxa"/>
          </w:tcPr>
          <w:p w14:paraId="2A12B6EE" w14:textId="77777777" w:rsidR="00322633" w:rsidRDefault="00322633" w:rsidP="007A1EF5">
            <w:pPr>
              <w:jc w:val="center"/>
              <w:cnfStyle w:val="000000100000" w:firstRow="0" w:lastRow="0" w:firstColumn="0" w:lastColumn="0" w:oddVBand="0" w:evenVBand="0" w:oddHBand="1" w:evenHBand="0" w:firstRowFirstColumn="0" w:firstRowLastColumn="0" w:lastRowFirstColumn="0" w:lastRowLastColumn="0"/>
              <w:rPr>
                <w:ins w:id="460" w:author="Hao, Shengchen" w:date="2018-04-14T20:51:00Z"/>
              </w:rPr>
            </w:pPr>
            <w:ins w:id="461" w:author="Hao, Shengchen" w:date="2018-04-14T20:51:00Z">
              <w:r>
                <w:t>Type I</w:t>
              </w:r>
            </w:ins>
          </w:p>
        </w:tc>
        <w:tc>
          <w:tcPr>
            <w:tcW w:w="1515" w:type="dxa"/>
          </w:tcPr>
          <w:p w14:paraId="2B009125" w14:textId="77777777" w:rsidR="00322633" w:rsidRDefault="00322633" w:rsidP="007A1EF5">
            <w:pPr>
              <w:jc w:val="center"/>
              <w:cnfStyle w:val="000000100000" w:firstRow="0" w:lastRow="0" w:firstColumn="0" w:lastColumn="0" w:oddVBand="0" w:evenVBand="0" w:oddHBand="1" w:evenHBand="0" w:firstRowFirstColumn="0" w:firstRowLastColumn="0" w:lastRowFirstColumn="0" w:lastRowLastColumn="0"/>
              <w:rPr>
                <w:ins w:id="462" w:author="Hao, Shengchen" w:date="2018-04-14T20:51:00Z"/>
              </w:rPr>
            </w:pPr>
            <w:ins w:id="463" w:author="Hao, Shengchen" w:date="2018-04-14T20:51:00Z">
              <w:r>
                <w:t>Type II</w:t>
              </w:r>
            </w:ins>
          </w:p>
        </w:tc>
        <w:tc>
          <w:tcPr>
            <w:tcW w:w="1401" w:type="dxa"/>
          </w:tcPr>
          <w:p w14:paraId="4FCCF342" w14:textId="77777777" w:rsidR="00322633" w:rsidRDefault="00322633" w:rsidP="007A1EF5">
            <w:pPr>
              <w:jc w:val="center"/>
              <w:cnfStyle w:val="000000100000" w:firstRow="0" w:lastRow="0" w:firstColumn="0" w:lastColumn="0" w:oddVBand="0" w:evenVBand="0" w:oddHBand="1" w:evenHBand="0" w:firstRowFirstColumn="0" w:firstRowLastColumn="0" w:lastRowFirstColumn="0" w:lastRowLastColumn="0"/>
              <w:rPr>
                <w:ins w:id="464" w:author="Hao, Shengchen" w:date="2018-04-14T20:51:00Z"/>
              </w:rPr>
            </w:pPr>
            <w:ins w:id="465" w:author="Hao, Shengchen" w:date="2018-04-14T20:51:00Z">
              <w:r>
                <w:t>Overall</w:t>
              </w:r>
            </w:ins>
          </w:p>
        </w:tc>
      </w:tr>
    </w:tbl>
    <w:p w14:paraId="1A2FD0AC" w14:textId="77777777" w:rsidR="00322633" w:rsidRDefault="00322633" w:rsidP="00322633">
      <w:pPr>
        <w:rPr>
          <w:ins w:id="466" w:author="Hao, Shengchen" w:date="2018-04-14T20:51:00Z"/>
        </w:rPr>
      </w:pPr>
    </w:p>
    <w:p w14:paraId="155DE28B" w14:textId="4A48A8FF" w:rsidR="00AA247C" w:rsidRPr="00C83EBB" w:rsidRDefault="00AA247C">
      <w:pPr>
        <w:spacing w:line="360" w:lineRule="auto"/>
        <w:jc w:val="both"/>
        <w:rPr>
          <w:rFonts w:ascii="Times New Roman" w:hAnsi="Times New Roman" w:cs="Times New Roman"/>
          <w:lang w:eastAsia="zh-CN"/>
        </w:rPr>
        <w:pPrChange w:id="467" w:author="Microsoft Office 用户" w:date="2018-04-14T16:36:00Z">
          <w:pPr>
            <w:spacing w:line="360" w:lineRule="auto"/>
          </w:pPr>
        </w:pPrChange>
      </w:pPr>
    </w:p>
    <w:sectPr w:rsidR="00AA247C" w:rsidRPr="00C83EB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等线">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080E0000" w:usb2="00000010" w:usb3="00000000" w:csb0="0004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等线 Light">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rson w15:author="Hao, Shengchen">
    <w15:presenceInfo w15:providerId="None" w15:userId="Hao, Shengch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bordersDoNotSurroundHeader/>
  <w:bordersDoNotSurroundFooter/>
  <w:revisionView w:markup="0"/>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BB6"/>
    <w:rsid w:val="000376F8"/>
    <w:rsid w:val="00076BB6"/>
    <w:rsid w:val="000A5737"/>
    <w:rsid w:val="000D318A"/>
    <w:rsid w:val="000E5473"/>
    <w:rsid w:val="000F4736"/>
    <w:rsid w:val="00164709"/>
    <w:rsid w:val="001B3CA4"/>
    <w:rsid w:val="001C3F0B"/>
    <w:rsid w:val="00220520"/>
    <w:rsid w:val="00237B4B"/>
    <w:rsid w:val="00285919"/>
    <w:rsid w:val="002A6B24"/>
    <w:rsid w:val="002C0BF7"/>
    <w:rsid w:val="002F3C3A"/>
    <w:rsid w:val="0031197B"/>
    <w:rsid w:val="00322633"/>
    <w:rsid w:val="00336A8C"/>
    <w:rsid w:val="003750E5"/>
    <w:rsid w:val="003859A9"/>
    <w:rsid w:val="003964A1"/>
    <w:rsid w:val="003A525A"/>
    <w:rsid w:val="003D6B4A"/>
    <w:rsid w:val="003F07D9"/>
    <w:rsid w:val="00425493"/>
    <w:rsid w:val="004502BB"/>
    <w:rsid w:val="00451EC2"/>
    <w:rsid w:val="00453708"/>
    <w:rsid w:val="0049003D"/>
    <w:rsid w:val="004A0418"/>
    <w:rsid w:val="00536171"/>
    <w:rsid w:val="00546FAD"/>
    <w:rsid w:val="005532AD"/>
    <w:rsid w:val="005D7664"/>
    <w:rsid w:val="00607461"/>
    <w:rsid w:val="00624AF7"/>
    <w:rsid w:val="007065A8"/>
    <w:rsid w:val="007459C8"/>
    <w:rsid w:val="00772BC7"/>
    <w:rsid w:val="007904DD"/>
    <w:rsid w:val="007C6CFA"/>
    <w:rsid w:val="007E736C"/>
    <w:rsid w:val="00821155"/>
    <w:rsid w:val="008B1CBA"/>
    <w:rsid w:val="008B6E3B"/>
    <w:rsid w:val="008E71DA"/>
    <w:rsid w:val="008F1A14"/>
    <w:rsid w:val="00937976"/>
    <w:rsid w:val="009D620A"/>
    <w:rsid w:val="009F3DC4"/>
    <w:rsid w:val="00A224C3"/>
    <w:rsid w:val="00A23546"/>
    <w:rsid w:val="00A4785E"/>
    <w:rsid w:val="00A81A0B"/>
    <w:rsid w:val="00AA247C"/>
    <w:rsid w:val="00AB1E60"/>
    <w:rsid w:val="00AE7B36"/>
    <w:rsid w:val="00B76C56"/>
    <w:rsid w:val="00B971DB"/>
    <w:rsid w:val="00BB4EC2"/>
    <w:rsid w:val="00BB7724"/>
    <w:rsid w:val="00BC6AAC"/>
    <w:rsid w:val="00BE5409"/>
    <w:rsid w:val="00BF41FF"/>
    <w:rsid w:val="00BF4F98"/>
    <w:rsid w:val="00BF6A4D"/>
    <w:rsid w:val="00C575BB"/>
    <w:rsid w:val="00C70775"/>
    <w:rsid w:val="00C83EBB"/>
    <w:rsid w:val="00CA4874"/>
    <w:rsid w:val="00CF4FA4"/>
    <w:rsid w:val="00D177C1"/>
    <w:rsid w:val="00D74AE9"/>
    <w:rsid w:val="00D954EE"/>
    <w:rsid w:val="00DB0E67"/>
    <w:rsid w:val="00DB1947"/>
    <w:rsid w:val="00DD3764"/>
    <w:rsid w:val="00E37A34"/>
    <w:rsid w:val="00E47286"/>
    <w:rsid w:val="00E74C77"/>
    <w:rsid w:val="00E91BF8"/>
    <w:rsid w:val="00EE7355"/>
    <w:rsid w:val="00F61A95"/>
    <w:rsid w:val="00F63A24"/>
    <w:rsid w:val="00F937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FE6E1"/>
  <w15:chartTrackingRefBased/>
  <w15:docId w15:val="{C7F1E58C-8815-436C-A646-463FFF99A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C6CFA"/>
    <w:pPr>
      <w:spacing w:after="0" w:line="240" w:lineRule="auto"/>
    </w:pPr>
    <w:rPr>
      <w:rFonts w:ascii="SimSun" w:eastAsia="SimSun"/>
      <w:sz w:val="18"/>
      <w:szCs w:val="18"/>
    </w:rPr>
  </w:style>
  <w:style w:type="character" w:customStyle="1" w:styleId="a4">
    <w:name w:val="批注框文本字符"/>
    <w:basedOn w:val="a0"/>
    <w:link w:val="a3"/>
    <w:uiPriority w:val="99"/>
    <w:semiHidden/>
    <w:rsid w:val="007C6CFA"/>
    <w:rPr>
      <w:rFonts w:ascii="SimSun" w:eastAsia="SimSun"/>
      <w:sz w:val="18"/>
      <w:szCs w:val="18"/>
    </w:rPr>
  </w:style>
  <w:style w:type="table" w:styleId="2">
    <w:name w:val="List Table 2"/>
    <w:basedOn w:val="a1"/>
    <w:uiPriority w:val="47"/>
    <w:rsid w:val="00322633"/>
    <w:pPr>
      <w:spacing w:after="0" w:line="240" w:lineRule="auto"/>
    </w:pPr>
    <w:rPr>
      <w:lang w:eastAsia="zh-CN"/>
    </w:r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8737529">
      <w:bodyDiv w:val="1"/>
      <w:marLeft w:val="0"/>
      <w:marRight w:val="0"/>
      <w:marTop w:val="0"/>
      <w:marBottom w:val="0"/>
      <w:divBdr>
        <w:top w:val="none" w:sz="0" w:space="0" w:color="auto"/>
        <w:left w:val="none" w:sz="0" w:space="0" w:color="auto"/>
        <w:bottom w:val="none" w:sz="0" w:space="0" w:color="auto"/>
        <w:right w:val="none" w:sz="0" w:space="0" w:color="auto"/>
      </w:divBdr>
    </w:div>
    <w:div w:id="584800298">
      <w:bodyDiv w:val="1"/>
      <w:marLeft w:val="0"/>
      <w:marRight w:val="0"/>
      <w:marTop w:val="0"/>
      <w:marBottom w:val="0"/>
      <w:divBdr>
        <w:top w:val="none" w:sz="0" w:space="0" w:color="auto"/>
        <w:left w:val="none" w:sz="0" w:space="0" w:color="auto"/>
        <w:bottom w:val="none" w:sz="0" w:space="0" w:color="auto"/>
        <w:right w:val="none" w:sz="0" w:space="0" w:color="auto"/>
      </w:divBdr>
    </w:div>
    <w:div w:id="1380547594">
      <w:bodyDiv w:val="1"/>
      <w:marLeft w:val="0"/>
      <w:marRight w:val="0"/>
      <w:marTop w:val="0"/>
      <w:marBottom w:val="0"/>
      <w:divBdr>
        <w:top w:val="none" w:sz="0" w:space="0" w:color="auto"/>
        <w:left w:val="none" w:sz="0" w:space="0" w:color="auto"/>
        <w:bottom w:val="none" w:sz="0" w:space="0" w:color="auto"/>
        <w:right w:val="none" w:sz="0" w:space="0" w:color="auto"/>
      </w:divBdr>
    </w:div>
    <w:div w:id="1435706240">
      <w:bodyDiv w:val="1"/>
      <w:marLeft w:val="0"/>
      <w:marRight w:val="0"/>
      <w:marTop w:val="0"/>
      <w:marBottom w:val="0"/>
      <w:divBdr>
        <w:top w:val="none" w:sz="0" w:space="0" w:color="auto"/>
        <w:left w:val="none" w:sz="0" w:space="0" w:color="auto"/>
        <w:bottom w:val="none" w:sz="0" w:space="0" w:color="auto"/>
        <w:right w:val="none" w:sz="0" w:space="0" w:color="auto"/>
      </w:divBdr>
    </w:div>
    <w:div w:id="1709185026">
      <w:bodyDiv w:val="1"/>
      <w:marLeft w:val="0"/>
      <w:marRight w:val="0"/>
      <w:marTop w:val="0"/>
      <w:marBottom w:val="0"/>
      <w:divBdr>
        <w:top w:val="none" w:sz="0" w:space="0" w:color="auto"/>
        <w:left w:val="none" w:sz="0" w:space="0" w:color="auto"/>
        <w:bottom w:val="none" w:sz="0" w:space="0" w:color="auto"/>
        <w:right w:val="none" w:sz="0" w:space="0" w:color="auto"/>
      </w:divBdr>
    </w:div>
    <w:div w:id="2056731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fontTable" Target="fontTable.xml"/><Relationship Id="rId18" Type="http://schemas.microsoft.com/office/2011/relationships/people" Target="people.xml"/><Relationship Id="rId19"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TotalTime>
  <Pages>10</Pages>
  <Words>2241</Words>
  <Characters>12779</Characters>
  <Application>Microsoft Macintosh Word</Application>
  <DocSecurity>0</DocSecurity>
  <Lines>106</Lines>
  <Paragraphs>29</Paragraphs>
  <ScaleCrop>false</ScaleCrop>
  <HeadingPairs>
    <vt:vector size="2" baseType="variant">
      <vt:variant>
        <vt:lpstr>标题</vt:lpstr>
      </vt:variant>
      <vt:variant>
        <vt:i4>1</vt:i4>
      </vt:variant>
    </vt:vector>
  </HeadingPairs>
  <TitlesOfParts>
    <vt:vector size="1" baseType="lpstr">
      <vt:lpstr/>
    </vt:vector>
  </TitlesOfParts>
  <Company>University of Michigan</Company>
  <LinksUpToDate>false</LinksUpToDate>
  <CharactersWithSpaces>14991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 Shengchen</dc:creator>
  <cp:keywords/>
  <dc:description/>
  <cp:lastModifiedBy>Microsoft Office 用户</cp:lastModifiedBy>
  <cp:revision>44</cp:revision>
  <dcterms:created xsi:type="dcterms:W3CDTF">2018-04-08T18:22:00Z</dcterms:created>
  <dcterms:modified xsi:type="dcterms:W3CDTF">2018-04-15T23:16:00Z</dcterms:modified>
</cp:coreProperties>
</file>